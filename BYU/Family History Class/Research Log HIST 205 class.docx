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F6AC" w14:textId="227946E2" w:rsidR="005C30CB" w:rsidRDefault="000217AF" w:rsidP="000217AF">
      <w:pPr>
        <w:rPr>
          <w:rFonts w:cstheme="minorHAnsi"/>
          <w:b/>
          <w:bCs/>
          <w:sz w:val="20"/>
          <w:szCs w:val="20"/>
        </w:rPr>
      </w:pPr>
      <w:proofErr w:type="gramStart"/>
      <w:r>
        <w:rPr>
          <w:rFonts w:cstheme="minorHAnsi"/>
          <w:b/>
          <w:bCs/>
          <w:sz w:val="20"/>
          <w:szCs w:val="20"/>
        </w:rPr>
        <w:t>RESEARCHERS’S</w:t>
      </w:r>
      <w:proofErr w:type="gramEnd"/>
      <w:r>
        <w:rPr>
          <w:rFonts w:cstheme="minorHAnsi"/>
          <w:b/>
          <w:bCs/>
          <w:sz w:val="20"/>
          <w:szCs w:val="20"/>
        </w:rPr>
        <w:t xml:space="preserve"> NAME: </w:t>
      </w:r>
      <w:r w:rsidR="001D51D7">
        <w:rPr>
          <w:rFonts w:cstheme="minorHAnsi"/>
          <w:b/>
          <w:bCs/>
          <w:sz w:val="20"/>
          <w:szCs w:val="20"/>
        </w:rPr>
        <w:t>Gavin Simpson</w:t>
      </w:r>
    </w:p>
    <w:p w14:paraId="34280EC7" w14:textId="77777777" w:rsidR="000217AF" w:rsidRDefault="000217AF" w:rsidP="000217AF">
      <w:pPr>
        <w:rPr>
          <w:rFonts w:cstheme="minorHAnsi"/>
          <w:b/>
          <w:bCs/>
          <w:sz w:val="20"/>
          <w:szCs w:val="20"/>
        </w:rPr>
      </w:pPr>
    </w:p>
    <w:tbl>
      <w:tblPr>
        <w:tblStyle w:val="TableGrid"/>
        <w:tblW w:w="0" w:type="auto"/>
        <w:tblLook w:val="04A0" w:firstRow="1" w:lastRow="0" w:firstColumn="1" w:lastColumn="0" w:noHBand="0" w:noVBand="1"/>
      </w:tblPr>
      <w:tblGrid>
        <w:gridCol w:w="7195"/>
        <w:gridCol w:w="7195"/>
      </w:tblGrid>
      <w:tr w:rsidR="000217AF" w14:paraId="0FC9BB2A" w14:textId="77777777" w:rsidTr="000217AF">
        <w:tc>
          <w:tcPr>
            <w:tcW w:w="14390" w:type="dxa"/>
            <w:gridSpan w:val="2"/>
            <w:shd w:val="clear" w:color="auto" w:fill="C5E0B3" w:themeFill="accent6" w:themeFillTint="66"/>
          </w:tcPr>
          <w:p w14:paraId="269DD38E" w14:textId="333793DF" w:rsidR="000217AF" w:rsidRDefault="000217AF">
            <w:pPr>
              <w:rPr>
                <w:rFonts w:cstheme="minorHAnsi"/>
                <w:b/>
                <w:bCs/>
                <w:sz w:val="20"/>
                <w:szCs w:val="20"/>
              </w:rPr>
            </w:pPr>
            <w:r w:rsidRPr="00923390">
              <w:rPr>
                <w:rFonts w:cstheme="minorHAnsi"/>
                <w:b/>
                <w:bCs/>
                <w:sz w:val="20"/>
                <w:szCs w:val="20"/>
              </w:rPr>
              <w:t>STEP 1: CHOSEN RESEARCH FAMILY</w:t>
            </w:r>
          </w:p>
        </w:tc>
      </w:tr>
      <w:tr w:rsidR="005C30CB" w14:paraId="4F775CE3" w14:textId="77777777" w:rsidTr="005C30CB">
        <w:tc>
          <w:tcPr>
            <w:tcW w:w="7195" w:type="dxa"/>
          </w:tcPr>
          <w:p w14:paraId="20041160" w14:textId="04D606A8" w:rsidR="005C30CB" w:rsidRPr="008073EF" w:rsidRDefault="00D30199">
            <w:pPr>
              <w:rPr>
                <w:rFonts w:cstheme="minorHAnsi"/>
                <w:sz w:val="20"/>
                <w:szCs w:val="20"/>
              </w:rPr>
            </w:pPr>
            <w:r>
              <w:rPr>
                <w:rFonts w:cstheme="minorHAnsi"/>
                <w:b/>
                <w:bCs/>
                <w:sz w:val="20"/>
                <w:szCs w:val="20"/>
              </w:rPr>
              <w:t>Father’s Name:</w:t>
            </w:r>
            <w:r w:rsidR="008073EF">
              <w:rPr>
                <w:rFonts w:cstheme="minorHAnsi"/>
                <w:sz w:val="20"/>
                <w:szCs w:val="20"/>
              </w:rPr>
              <w:t xml:space="preserve"> </w:t>
            </w:r>
            <w:r w:rsidR="001D51D7">
              <w:rPr>
                <w:rFonts w:cstheme="minorHAnsi"/>
                <w:sz w:val="20"/>
                <w:szCs w:val="20"/>
              </w:rPr>
              <w:t>George Newman Church</w:t>
            </w:r>
          </w:p>
        </w:tc>
        <w:tc>
          <w:tcPr>
            <w:tcW w:w="7195" w:type="dxa"/>
          </w:tcPr>
          <w:p w14:paraId="571B5ACD" w14:textId="6BE5FEAA" w:rsidR="005C30CB" w:rsidRPr="008073EF" w:rsidRDefault="00D30199">
            <w:pPr>
              <w:rPr>
                <w:rFonts w:cstheme="minorHAnsi"/>
                <w:sz w:val="20"/>
                <w:szCs w:val="20"/>
              </w:rPr>
            </w:pPr>
            <w:r>
              <w:rPr>
                <w:rFonts w:cstheme="minorHAnsi"/>
                <w:b/>
                <w:bCs/>
                <w:sz w:val="20"/>
                <w:szCs w:val="20"/>
              </w:rPr>
              <w:t>Father’s FamilySearch Tree ID#</w:t>
            </w:r>
            <w:r w:rsidR="00687594">
              <w:rPr>
                <w:rFonts w:cstheme="minorHAnsi"/>
                <w:b/>
                <w:bCs/>
                <w:sz w:val="20"/>
                <w:szCs w:val="20"/>
              </w:rPr>
              <w:t xml:space="preserve"> </w:t>
            </w:r>
            <w:r w:rsidR="00687594" w:rsidRPr="00687594">
              <w:rPr>
                <w:rFonts w:cstheme="minorHAnsi"/>
                <w:b/>
                <w:bCs/>
                <w:sz w:val="20"/>
                <w:szCs w:val="20"/>
              </w:rPr>
              <w:t>KWCW-P9Z</w:t>
            </w:r>
          </w:p>
        </w:tc>
      </w:tr>
      <w:tr w:rsidR="005C30CB" w14:paraId="7A9199EE" w14:textId="77777777" w:rsidTr="005C30CB">
        <w:tc>
          <w:tcPr>
            <w:tcW w:w="7195" w:type="dxa"/>
          </w:tcPr>
          <w:p w14:paraId="16A38C35" w14:textId="308CE401" w:rsidR="005C30CB" w:rsidRPr="008073EF" w:rsidRDefault="00D30199">
            <w:pPr>
              <w:rPr>
                <w:rFonts w:cstheme="minorHAnsi"/>
                <w:sz w:val="20"/>
                <w:szCs w:val="20"/>
              </w:rPr>
            </w:pPr>
            <w:r>
              <w:rPr>
                <w:rFonts w:cstheme="minorHAnsi"/>
                <w:b/>
                <w:bCs/>
                <w:sz w:val="20"/>
                <w:szCs w:val="20"/>
              </w:rPr>
              <w:t>Mother’s Name:</w:t>
            </w:r>
            <w:r w:rsidR="001D51D7">
              <w:rPr>
                <w:rFonts w:cstheme="minorHAnsi"/>
                <w:b/>
                <w:bCs/>
                <w:sz w:val="20"/>
                <w:szCs w:val="20"/>
              </w:rPr>
              <w:t xml:space="preserve"> Sarah Jane Shak</w:t>
            </w:r>
            <w:r w:rsidR="00B62BD6">
              <w:rPr>
                <w:rFonts w:cstheme="minorHAnsi"/>
                <w:b/>
                <w:bCs/>
                <w:sz w:val="20"/>
                <w:szCs w:val="20"/>
              </w:rPr>
              <w:t>e</w:t>
            </w:r>
            <w:r w:rsidR="001D51D7">
              <w:rPr>
                <w:rFonts w:cstheme="minorHAnsi"/>
                <w:b/>
                <w:bCs/>
                <w:sz w:val="20"/>
                <w:szCs w:val="20"/>
              </w:rPr>
              <w:t>speare</w:t>
            </w:r>
          </w:p>
        </w:tc>
        <w:tc>
          <w:tcPr>
            <w:tcW w:w="7195" w:type="dxa"/>
          </w:tcPr>
          <w:p w14:paraId="1B467F62" w14:textId="333F63A6" w:rsidR="005C30CB" w:rsidRPr="008073EF" w:rsidRDefault="00D30199">
            <w:pPr>
              <w:rPr>
                <w:rFonts w:cstheme="minorHAnsi"/>
                <w:sz w:val="20"/>
                <w:szCs w:val="20"/>
              </w:rPr>
            </w:pPr>
            <w:r>
              <w:rPr>
                <w:rFonts w:cstheme="minorHAnsi"/>
                <w:b/>
                <w:bCs/>
                <w:sz w:val="20"/>
                <w:szCs w:val="20"/>
              </w:rPr>
              <w:t>Mother’s FamilySearch Tree ID#</w:t>
            </w:r>
            <w:r w:rsidR="00687594">
              <w:rPr>
                <w:rFonts w:cstheme="minorHAnsi"/>
                <w:b/>
                <w:bCs/>
                <w:sz w:val="20"/>
                <w:szCs w:val="20"/>
              </w:rPr>
              <w:t xml:space="preserve"> </w:t>
            </w:r>
            <w:r w:rsidR="00687594" w:rsidRPr="00687594">
              <w:rPr>
                <w:rFonts w:cstheme="minorHAnsi"/>
                <w:b/>
                <w:bCs/>
                <w:sz w:val="20"/>
                <w:szCs w:val="20"/>
              </w:rPr>
              <w:t>KWCW-P96</w:t>
            </w:r>
          </w:p>
        </w:tc>
      </w:tr>
      <w:tr w:rsidR="00D30199" w14:paraId="5896D3AB" w14:textId="77777777" w:rsidTr="00493D5A">
        <w:tc>
          <w:tcPr>
            <w:tcW w:w="14390" w:type="dxa"/>
            <w:gridSpan w:val="2"/>
          </w:tcPr>
          <w:p w14:paraId="19CFEBD4" w14:textId="7943FACB" w:rsidR="00D30199" w:rsidRPr="008073EF" w:rsidRDefault="00D30199">
            <w:pPr>
              <w:rPr>
                <w:rFonts w:cstheme="minorHAnsi"/>
                <w:sz w:val="20"/>
                <w:szCs w:val="20"/>
              </w:rPr>
            </w:pPr>
            <w:r>
              <w:rPr>
                <w:rFonts w:cstheme="minorHAnsi"/>
                <w:b/>
                <w:bCs/>
                <w:sz w:val="20"/>
                <w:szCs w:val="20"/>
              </w:rPr>
              <w:t>Children’s Names:</w:t>
            </w:r>
            <w:r w:rsidR="001D51D7">
              <w:rPr>
                <w:rFonts w:cstheme="minorHAnsi"/>
                <w:b/>
                <w:bCs/>
                <w:sz w:val="20"/>
                <w:szCs w:val="20"/>
              </w:rPr>
              <w:t xml:space="preserve"> George, Robert, Deona, James, Margaret, Ned, Wallace, Ray, Sarah, Melvin, Dwight, Ralph</w:t>
            </w:r>
          </w:p>
        </w:tc>
      </w:tr>
      <w:tr w:rsidR="00D30199" w14:paraId="461FE6B8" w14:textId="77777777" w:rsidTr="007E6F3C">
        <w:tc>
          <w:tcPr>
            <w:tcW w:w="14390" w:type="dxa"/>
            <w:gridSpan w:val="2"/>
          </w:tcPr>
          <w:p w14:paraId="79597C73" w14:textId="3BB14A8A" w:rsidR="00D30199" w:rsidRDefault="00D30199">
            <w:pPr>
              <w:rPr>
                <w:rFonts w:cstheme="minorHAnsi"/>
                <w:b/>
                <w:bCs/>
                <w:sz w:val="20"/>
                <w:szCs w:val="20"/>
              </w:rPr>
            </w:pPr>
            <w:r>
              <w:rPr>
                <w:rFonts w:cstheme="minorHAnsi"/>
                <w:b/>
                <w:bCs/>
                <w:sz w:val="20"/>
                <w:szCs w:val="20"/>
              </w:rPr>
              <w:t xml:space="preserve">Why did you choose this research family? As a class, our goal is </w:t>
            </w:r>
            <w:r>
              <w:rPr>
                <w:rFonts w:cstheme="minorHAnsi"/>
                <w:b/>
                <w:bCs/>
                <w:sz w:val="20"/>
                <w:szCs w:val="20"/>
                <w:u w:val="single"/>
              </w:rPr>
              <w:t>to CONNECT with our research families</w:t>
            </w:r>
            <w:r>
              <w:rPr>
                <w:rFonts w:cstheme="minorHAnsi"/>
                <w:b/>
                <w:bCs/>
                <w:sz w:val="20"/>
                <w:szCs w:val="20"/>
              </w:rPr>
              <w:t>.  Do you have any other specific goals while researching them?</w:t>
            </w:r>
          </w:p>
          <w:p w14:paraId="70A062B9" w14:textId="77777777" w:rsidR="001D51D7" w:rsidRDefault="001D51D7">
            <w:pPr>
              <w:rPr>
                <w:rFonts w:cstheme="minorHAnsi"/>
                <w:b/>
                <w:bCs/>
                <w:sz w:val="20"/>
                <w:szCs w:val="20"/>
              </w:rPr>
            </w:pPr>
          </w:p>
          <w:p w14:paraId="4E6D91F7" w14:textId="3654101B" w:rsidR="00D30199" w:rsidRDefault="001D51D7">
            <w:pPr>
              <w:rPr>
                <w:rFonts w:cstheme="minorHAnsi"/>
                <w:b/>
                <w:bCs/>
                <w:sz w:val="20"/>
                <w:szCs w:val="20"/>
              </w:rPr>
            </w:pPr>
            <w:r>
              <w:rPr>
                <w:rFonts w:cstheme="minorHAnsi"/>
                <w:b/>
                <w:bCs/>
                <w:sz w:val="20"/>
                <w:szCs w:val="20"/>
              </w:rPr>
              <w:t xml:space="preserve">I chose this family because my great grandpa died when my grandma was young, and I feel like my family knows very little about that side. I would like to learn more. I have heard some stories, and they seem like great people. Also, I think it would make my grandma feel </w:t>
            </w:r>
            <w:proofErr w:type="gramStart"/>
            <w:r>
              <w:rPr>
                <w:rFonts w:cstheme="minorHAnsi"/>
                <w:b/>
                <w:bCs/>
                <w:sz w:val="20"/>
                <w:szCs w:val="20"/>
              </w:rPr>
              <w:t>really good</w:t>
            </w:r>
            <w:proofErr w:type="gramEnd"/>
            <w:r>
              <w:rPr>
                <w:rFonts w:cstheme="minorHAnsi"/>
                <w:b/>
                <w:bCs/>
                <w:sz w:val="20"/>
                <w:szCs w:val="20"/>
              </w:rPr>
              <w:t xml:space="preserve"> if I chose her family, more than my grandpa or other family members would. </w:t>
            </w:r>
          </w:p>
          <w:p w14:paraId="0CA5B7BF" w14:textId="77777777" w:rsidR="00D30199" w:rsidRDefault="00D30199">
            <w:pPr>
              <w:rPr>
                <w:rFonts w:cstheme="minorHAnsi"/>
                <w:b/>
                <w:bCs/>
                <w:sz w:val="20"/>
                <w:szCs w:val="20"/>
              </w:rPr>
            </w:pPr>
          </w:p>
          <w:p w14:paraId="0656AC62" w14:textId="4BB908B7" w:rsidR="00D30199" w:rsidRDefault="00D30199">
            <w:pPr>
              <w:rPr>
                <w:rFonts w:cstheme="minorHAnsi"/>
                <w:b/>
                <w:bCs/>
                <w:sz w:val="20"/>
                <w:szCs w:val="20"/>
              </w:rPr>
            </w:pPr>
          </w:p>
        </w:tc>
      </w:tr>
    </w:tbl>
    <w:p w14:paraId="57F96ABF" w14:textId="0B40F5F3" w:rsidR="005C30CB" w:rsidRDefault="005C30CB">
      <w:pPr>
        <w:rPr>
          <w:rFonts w:cstheme="minorHAnsi"/>
          <w:b/>
          <w:bCs/>
          <w:sz w:val="20"/>
          <w:szCs w:val="20"/>
        </w:rPr>
      </w:pPr>
    </w:p>
    <w:tbl>
      <w:tblPr>
        <w:tblStyle w:val="TableGrid"/>
        <w:tblW w:w="0" w:type="auto"/>
        <w:tblLook w:val="04A0" w:firstRow="1" w:lastRow="0" w:firstColumn="1" w:lastColumn="0" w:noHBand="0" w:noVBand="1"/>
      </w:tblPr>
      <w:tblGrid>
        <w:gridCol w:w="14390"/>
      </w:tblGrid>
      <w:tr w:rsidR="000217AF" w14:paraId="1E95A306" w14:textId="77777777" w:rsidTr="000217AF">
        <w:tc>
          <w:tcPr>
            <w:tcW w:w="14390" w:type="dxa"/>
            <w:shd w:val="clear" w:color="auto" w:fill="C5E0B3" w:themeFill="accent6" w:themeFillTint="66"/>
          </w:tcPr>
          <w:p w14:paraId="7232B6A4" w14:textId="4E6B32B9" w:rsidR="000217AF" w:rsidRDefault="000217AF" w:rsidP="000217AF">
            <w:pPr>
              <w:rPr>
                <w:rFonts w:cstheme="minorHAnsi"/>
                <w:b/>
                <w:bCs/>
                <w:sz w:val="20"/>
                <w:szCs w:val="20"/>
              </w:rPr>
            </w:pPr>
            <w:r>
              <w:rPr>
                <w:rFonts w:cstheme="minorHAnsi"/>
                <w:b/>
                <w:bCs/>
                <w:sz w:val="20"/>
                <w:szCs w:val="20"/>
              </w:rPr>
              <w:t xml:space="preserve">STEP 2: PRELIMINARY SURVEY - </w:t>
            </w:r>
            <w:r w:rsidRPr="00CC6B41">
              <w:rPr>
                <w:rFonts w:cstheme="minorHAnsi"/>
                <w:i/>
                <w:iCs/>
                <w:sz w:val="20"/>
                <w:szCs w:val="20"/>
              </w:rPr>
              <w:t xml:space="preserve">Purpose: Establish a foundation for your research by learning what has </w:t>
            </w:r>
            <w:r w:rsidRPr="00CC6B41">
              <w:rPr>
                <w:rFonts w:cstheme="minorHAnsi"/>
                <w:i/>
                <w:iCs/>
                <w:sz w:val="20"/>
                <w:szCs w:val="20"/>
                <w:u w:val="single"/>
              </w:rPr>
              <w:t>already been discovered</w:t>
            </w:r>
            <w:r w:rsidRPr="00CC6B41">
              <w:rPr>
                <w:rFonts w:cstheme="minorHAnsi"/>
                <w:i/>
                <w:iCs/>
                <w:sz w:val="20"/>
                <w:szCs w:val="20"/>
              </w:rPr>
              <w:t xml:space="preserve"> about your research family. </w:t>
            </w:r>
          </w:p>
        </w:tc>
      </w:tr>
      <w:tr w:rsidR="000217AF" w14:paraId="0DAC0E30" w14:textId="77777777" w:rsidTr="000217AF">
        <w:tc>
          <w:tcPr>
            <w:tcW w:w="14390" w:type="dxa"/>
          </w:tcPr>
          <w:p w14:paraId="0185D301" w14:textId="77777777" w:rsidR="000217AF" w:rsidRDefault="000217AF" w:rsidP="000217AF">
            <w:pPr>
              <w:rPr>
                <w:rFonts w:eastAsia="Times New Roman" w:cstheme="minorHAnsi"/>
                <w:b/>
                <w:bCs/>
                <w:sz w:val="20"/>
                <w:szCs w:val="20"/>
              </w:rPr>
            </w:pPr>
            <w:r w:rsidRPr="00CC6B41">
              <w:rPr>
                <w:rFonts w:eastAsia="Times New Roman" w:cstheme="minorHAnsi"/>
                <w:b/>
                <w:bCs/>
                <w:sz w:val="20"/>
                <w:szCs w:val="20"/>
              </w:rPr>
              <w:t>Summarize what you already know about your research family from personal knowledge, oral history, family stories/rumors, etc.</w:t>
            </w:r>
          </w:p>
          <w:p w14:paraId="05FC8125" w14:textId="77777777" w:rsidR="000217AF" w:rsidRDefault="000217AF" w:rsidP="000217AF">
            <w:pPr>
              <w:rPr>
                <w:rFonts w:eastAsia="Times New Roman" w:cstheme="minorHAnsi"/>
                <w:b/>
                <w:bCs/>
                <w:sz w:val="20"/>
                <w:szCs w:val="20"/>
              </w:rPr>
            </w:pPr>
          </w:p>
          <w:p w14:paraId="42F30943" w14:textId="6708FA05" w:rsidR="000217AF" w:rsidRPr="00B62BD6" w:rsidRDefault="00B62BD6" w:rsidP="000217AF">
            <w:pPr>
              <w:rPr>
                <w:rFonts w:eastAsia="Times New Roman" w:cstheme="minorHAnsi"/>
                <w:sz w:val="20"/>
                <w:szCs w:val="20"/>
              </w:rPr>
            </w:pPr>
            <w:r w:rsidRPr="00B62BD6">
              <w:rPr>
                <w:rFonts w:eastAsia="Times New Roman" w:cstheme="minorHAnsi"/>
                <w:sz w:val="20"/>
                <w:szCs w:val="20"/>
              </w:rPr>
              <w:t xml:space="preserve">I know my great grandpa Wallace Church had rheumatic fever and died young from resulting heart conditions. </w:t>
            </w:r>
            <w:r>
              <w:rPr>
                <w:rFonts w:eastAsia="Times New Roman" w:cstheme="minorHAnsi"/>
                <w:sz w:val="20"/>
                <w:szCs w:val="20"/>
              </w:rPr>
              <w:t xml:space="preserve">I believe his dad and grandpa had similar problems, and my dad also had to get treatment for </w:t>
            </w:r>
            <w:r w:rsidR="007C12C1">
              <w:rPr>
                <w:rFonts w:eastAsia="Times New Roman" w:cstheme="minorHAnsi"/>
                <w:sz w:val="20"/>
                <w:szCs w:val="20"/>
              </w:rPr>
              <w:t>r</w:t>
            </w:r>
            <w:r>
              <w:rPr>
                <w:rFonts w:eastAsia="Times New Roman" w:cstheme="minorHAnsi"/>
                <w:sz w:val="20"/>
                <w:szCs w:val="20"/>
              </w:rPr>
              <w:t xml:space="preserve">heumatic </w:t>
            </w:r>
            <w:proofErr w:type="gramStart"/>
            <w:r>
              <w:rPr>
                <w:rFonts w:eastAsia="Times New Roman" w:cstheme="minorHAnsi"/>
                <w:sz w:val="20"/>
                <w:szCs w:val="20"/>
              </w:rPr>
              <w:t>fever</w:t>
            </w:r>
            <w:proofErr w:type="gramEnd"/>
            <w:r>
              <w:rPr>
                <w:rFonts w:eastAsia="Times New Roman" w:cstheme="minorHAnsi"/>
                <w:sz w:val="20"/>
                <w:szCs w:val="20"/>
              </w:rPr>
              <w:t xml:space="preserve"> so he did not have heart complications. From a memory search on Family Search I did one time, I know that Sarah Shakespeare was shot in the head </w:t>
            </w:r>
            <w:proofErr w:type="gramStart"/>
            <w:r>
              <w:rPr>
                <w:rFonts w:eastAsia="Times New Roman" w:cstheme="minorHAnsi"/>
                <w:sz w:val="20"/>
                <w:szCs w:val="20"/>
              </w:rPr>
              <w:t>on accident</w:t>
            </w:r>
            <w:proofErr w:type="gramEnd"/>
            <w:r w:rsidR="00482893">
              <w:rPr>
                <w:rFonts w:eastAsia="Times New Roman" w:cstheme="minorHAnsi"/>
                <w:sz w:val="20"/>
                <w:szCs w:val="20"/>
              </w:rPr>
              <w:t xml:space="preserve"> and survived</w:t>
            </w:r>
            <w:r>
              <w:rPr>
                <w:rFonts w:eastAsia="Times New Roman" w:cstheme="minorHAnsi"/>
                <w:sz w:val="20"/>
                <w:szCs w:val="20"/>
              </w:rPr>
              <w:t xml:space="preserve">. I know that William Shakespear’s brother is my great </w:t>
            </w:r>
            <w:proofErr w:type="spellStart"/>
            <w:r>
              <w:rPr>
                <w:rFonts w:eastAsia="Times New Roman" w:cstheme="minorHAnsi"/>
                <w:sz w:val="20"/>
                <w:szCs w:val="20"/>
              </w:rPr>
              <w:t>great</w:t>
            </w:r>
            <w:proofErr w:type="spellEnd"/>
            <w:r>
              <w:rPr>
                <w:rFonts w:eastAsia="Times New Roman" w:cstheme="minorHAnsi"/>
                <w:sz w:val="20"/>
                <w:szCs w:val="20"/>
              </w:rPr>
              <w:t xml:space="preserve"> </w:t>
            </w:r>
            <w:proofErr w:type="spellStart"/>
            <w:r>
              <w:rPr>
                <w:rFonts w:eastAsia="Times New Roman" w:cstheme="minorHAnsi"/>
                <w:sz w:val="20"/>
                <w:szCs w:val="20"/>
              </w:rPr>
              <w:t>great</w:t>
            </w:r>
            <w:proofErr w:type="spellEnd"/>
            <w:r>
              <w:rPr>
                <w:rFonts w:eastAsia="Times New Roman" w:cstheme="minorHAnsi"/>
                <w:sz w:val="20"/>
                <w:szCs w:val="20"/>
              </w:rPr>
              <w:t xml:space="preserve"> … grandpa through the Shakespeare line. My grandpa has very fond memories of her dad and said he was a great man. </w:t>
            </w:r>
          </w:p>
          <w:p w14:paraId="6D9BD0F4" w14:textId="77777777" w:rsidR="000217AF" w:rsidRDefault="000217AF" w:rsidP="000217AF">
            <w:pPr>
              <w:rPr>
                <w:rFonts w:cstheme="minorHAnsi"/>
                <w:b/>
                <w:bCs/>
                <w:sz w:val="20"/>
                <w:szCs w:val="20"/>
              </w:rPr>
            </w:pPr>
          </w:p>
        </w:tc>
      </w:tr>
      <w:tr w:rsidR="000217AF" w14:paraId="1CEA8F70" w14:textId="77777777" w:rsidTr="000217AF">
        <w:tc>
          <w:tcPr>
            <w:tcW w:w="14390" w:type="dxa"/>
          </w:tcPr>
          <w:p w14:paraId="00B723BF" w14:textId="77777777" w:rsidR="000217AF" w:rsidRDefault="000217AF" w:rsidP="000217AF">
            <w:pPr>
              <w:rPr>
                <w:rFonts w:eastAsia="Times New Roman" w:cstheme="minorHAnsi"/>
                <w:b/>
                <w:bCs/>
                <w:sz w:val="20"/>
                <w:szCs w:val="20"/>
              </w:rPr>
            </w:pPr>
            <w:r w:rsidRPr="00CC6B41">
              <w:rPr>
                <w:rFonts w:eastAsia="Times New Roman" w:cstheme="minorHAnsi"/>
                <w:b/>
                <w:bCs/>
                <w:sz w:val="20"/>
                <w:szCs w:val="20"/>
              </w:rPr>
              <w:t>What information about your research family is stored in your home? (documents, photos, scrapbooks, memorabilia, etc.)</w:t>
            </w:r>
          </w:p>
          <w:p w14:paraId="0CE306CB" w14:textId="25ABB29A" w:rsidR="000217AF" w:rsidRPr="00482893" w:rsidRDefault="00482893" w:rsidP="000217AF">
            <w:pPr>
              <w:rPr>
                <w:rFonts w:eastAsia="Times New Roman" w:cstheme="minorHAnsi"/>
                <w:sz w:val="20"/>
                <w:szCs w:val="20"/>
              </w:rPr>
            </w:pPr>
            <w:r>
              <w:rPr>
                <w:rFonts w:eastAsia="Times New Roman" w:cstheme="minorHAnsi"/>
                <w:sz w:val="20"/>
                <w:szCs w:val="20"/>
              </w:rPr>
              <w:t>Nothing is stored in my family home.</w:t>
            </w:r>
          </w:p>
          <w:p w14:paraId="7C885A42" w14:textId="77777777" w:rsidR="000217AF" w:rsidRDefault="000217AF" w:rsidP="000217AF">
            <w:pPr>
              <w:rPr>
                <w:rFonts w:eastAsia="Times New Roman" w:cstheme="minorHAnsi"/>
                <w:b/>
                <w:bCs/>
                <w:sz w:val="20"/>
                <w:szCs w:val="20"/>
              </w:rPr>
            </w:pPr>
          </w:p>
          <w:p w14:paraId="1CA9107F" w14:textId="77777777" w:rsidR="000217AF" w:rsidRDefault="000217AF" w:rsidP="000217AF">
            <w:pPr>
              <w:rPr>
                <w:rFonts w:cstheme="minorHAnsi"/>
                <w:b/>
                <w:bCs/>
                <w:sz w:val="20"/>
                <w:szCs w:val="20"/>
              </w:rPr>
            </w:pPr>
          </w:p>
        </w:tc>
      </w:tr>
      <w:tr w:rsidR="000217AF" w14:paraId="66392C91" w14:textId="77777777" w:rsidTr="000217AF">
        <w:tc>
          <w:tcPr>
            <w:tcW w:w="14390" w:type="dxa"/>
          </w:tcPr>
          <w:p w14:paraId="4B9BD289" w14:textId="77777777" w:rsidR="000217AF" w:rsidRDefault="000217AF" w:rsidP="000217AF">
            <w:pPr>
              <w:rPr>
                <w:rFonts w:cstheme="minorHAnsi"/>
                <w:b/>
                <w:bCs/>
                <w:sz w:val="20"/>
                <w:szCs w:val="20"/>
              </w:rPr>
            </w:pPr>
            <w:r w:rsidRPr="00CC6B41">
              <w:rPr>
                <w:rFonts w:cstheme="minorHAnsi"/>
                <w:b/>
                <w:bCs/>
                <w:sz w:val="20"/>
                <w:szCs w:val="20"/>
              </w:rPr>
              <w:t>What information is stored with your relatives? If possible, contact parents, grandparents, cousins, aunts/uncles, or any relative you think may have information about your research family, and summarize your efforts here:</w:t>
            </w:r>
          </w:p>
          <w:p w14:paraId="7F5CF93B" w14:textId="77777777" w:rsidR="000217AF" w:rsidRDefault="000217AF" w:rsidP="000217AF">
            <w:pPr>
              <w:rPr>
                <w:rFonts w:cstheme="minorHAnsi"/>
                <w:b/>
                <w:bCs/>
                <w:sz w:val="20"/>
                <w:szCs w:val="20"/>
              </w:rPr>
            </w:pPr>
          </w:p>
          <w:p w14:paraId="61EA4C32" w14:textId="219E2706" w:rsidR="00735A5F" w:rsidRDefault="00CE1B0B" w:rsidP="000217AF">
            <w:pPr>
              <w:rPr>
                <w:rFonts w:cstheme="minorHAnsi"/>
                <w:sz w:val="20"/>
                <w:szCs w:val="20"/>
              </w:rPr>
            </w:pPr>
            <w:r>
              <w:rPr>
                <w:rFonts w:cstheme="minorHAnsi"/>
                <w:sz w:val="20"/>
                <w:szCs w:val="20"/>
              </w:rPr>
              <w:t xml:space="preserve">I decided to talk to my grandma (I call her mama) who is the daughter of </w:t>
            </w:r>
            <w:r w:rsidR="007C12C1">
              <w:rPr>
                <w:rFonts w:cstheme="minorHAnsi"/>
                <w:sz w:val="20"/>
                <w:szCs w:val="20"/>
              </w:rPr>
              <w:t>Wallace Church, one</w:t>
            </w:r>
            <w:r>
              <w:rPr>
                <w:rFonts w:cstheme="minorHAnsi"/>
                <w:sz w:val="20"/>
                <w:szCs w:val="20"/>
              </w:rPr>
              <w:t xml:space="preserve"> of the children in my research family. She said she had a few genealogy books that had been put together by her family. She went through some of it with me over the phone. She told me about how her Aunt Deona wrote something for grandma and grandpa Church on their 60</w:t>
            </w:r>
            <w:r w:rsidRPr="00CE1B0B">
              <w:rPr>
                <w:rFonts w:cstheme="minorHAnsi"/>
                <w:sz w:val="20"/>
                <w:szCs w:val="20"/>
                <w:vertAlign w:val="superscript"/>
              </w:rPr>
              <w:t>th</w:t>
            </w:r>
            <w:r>
              <w:rPr>
                <w:rFonts w:cstheme="minorHAnsi"/>
                <w:sz w:val="20"/>
                <w:szCs w:val="20"/>
              </w:rPr>
              <w:t xml:space="preserve"> wedding anniversary. In that article, Deona talked about how grandpa went to BYU in Beaver Utah for a little while. She wrote about both parents as kids and how they </w:t>
            </w:r>
            <w:proofErr w:type="gramStart"/>
            <w:r w:rsidR="007C12C1">
              <w:rPr>
                <w:rFonts w:cstheme="minorHAnsi"/>
                <w:sz w:val="20"/>
                <w:szCs w:val="20"/>
              </w:rPr>
              <w:t>helped</w:t>
            </w:r>
            <w:r>
              <w:rPr>
                <w:rFonts w:cstheme="minorHAnsi"/>
                <w:sz w:val="20"/>
                <w:szCs w:val="20"/>
              </w:rPr>
              <w:t xml:space="preserve"> </w:t>
            </w:r>
            <w:r w:rsidR="007C12C1">
              <w:rPr>
                <w:rFonts w:cstheme="minorHAnsi"/>
                <w:sz w:val="20"/>
                <w:szCs w:val="20"/>
              </w:rPr>
              <w:t>out</w:t>
            </w:r>
            <w:proofErr w:type="gramEnd"/>
            <w:r w:rsidR="007C12C1">
              <w:rPr>
                <w:rFonts w:cstheme="minorHAnsi"/>
                <w:sz w:val="20"/>
                <w:szCs w:val="20"/>
              </w:rPr>
              <w:t xml:space="preserve"> </w:t>
            </w:r>
            <w:r>
              <w:rPr>
                <w:rFonts w:cstheme="minorHAnsi"/>
                <w:sz w:val="20"/>
                <w:szCs w:val="20"/>
              </w:rPr>
              <w:t>on their parents</w:t>
            </w:r>
            <w:r w:rsidR="007C12C1">
              <w:rPr>
                <w:rFonts w:cstheme="minorHAnsi"/>
                <w:sz w:val="20"/>
                <w:szCs w:val="20"/>
              </w:rPr>
              <w:t>’</w:t>
            </w:r>
            <w:r>
              <w:rPr>
                <w:rFonts w:cstheme="minorHAnsi"/>
                <w:sz w:val="20"/>
                <w:szCs w:val="20"/>
              </w:rPr>
              <w:t xml:space="preserve"> farms. George did extra work with sheep herding and </w:t>
            </w:r>
            <w:proofErr w:type="spellStart"/>
            <w:r>
              <w:rPr>
                <w:rFonts w:cstheme="minorHAnsi"/>
                <w:sz w:val="20"/>
                <w:szCs w:val="20"/>
              </w:rPr>
              <w:t>Jeenie</w:t>
            </w:r>
            <w:proofErr w:type="spellEnd"/>
            <w:r>
              <w:rPr>
                <w:rFonts w:cstheme="minorHAnsi"/>
                <w:sz w:val="20"/>
                <w:szCs w:val="20"/>
              </w:rPr>
              <w:t xml:space="preserve"> (</w:t>
            </w:r>
            <w:r w:rsidR="007C12C1">
              <w:rPr>
                <w:rFonts w:cstheme="minorHAnsi"/>
                <w:sz w:val="20"/>
                <w:szCs w:val="20"/>
              </w:rPr>
              <w:t>M</w:t>
            </w:r>
            <w:r>
              <w:rPr>
                <w:rFonts w:cstheme="minorHAnsi"/>
                <w:sz w:val="20"/>
                <w:szCs w:val="20"/>
              </w:rPr>
              <w:t xml:space="preserve">ama says that is what everyone called </w:t>
            </w:r>
            <w:r w:rsidR="007C12C1">
              <w:rPr>
                <w:rFonts w:cstheme="minorHAnsi"/>
                <w:sz w:val="20"/>
                <w:szCs w:val="20"/>
              </w:rPr>
              <w:t>G</w:t>
            </w:r>
            <w:r>
              <w:rPr>
                <w:rFonts w:cstheme="minorHAnsi"/>
                <w:sz w:val="20"/>
                <w:szCs w:val="20"/>
              </w:rPr>
              <w:t xml:space="preserve">randma Church) helped with her family’s housework. Mama told a few stories about her grandpa being a big </w:t>
            </w:r>
            <w:r w:rsidR="007C12C1">
              <w:rPr>
                <w:rFonts w:cstheme="minorHAnsi"/>
                <w:sz w:val="20"/>
                <w:szCs w:val="20"/>
              </w:rPr>
              <w:t>storyteller</w:t>
            </w:r>
            <w:r>
              <w:rPr>
                <w:rFonts w:cstheme="minorHAnsi"/>
                <w:sz w:val="20"/>
                <w:szCs w:val="20"/>
              </w:rPr>
              <w:t xml:space="preserve"> and </w:t>
            </w:r>
            <w:r w:rsidR="007C12C1">
              <w:rPr>
                <w:rFonts w:cstheme="minorHAnsi"/>
                <w:sz w:val="20"/>
                <w:szCs w:val="20"/>
              </w:rPr>
              <w:t xml:space="preserve">how </w:t>
            </w:r>
            <w:proofErr w:type="gramStart"/>
            <w:r w:rsidR="007C12C1">
              <w:rPr>
                <w:rFonts w:cstheme="minorHAnsi"/>
                <w:sz w:val="20"/>
                <w:szCs w:val="20"/>
              </w:rPr>
              <w:t>he</w:t>
            </w:r>
            <w:proofErr w:type="gramEnd"/>
            <w:r w:rsidR="007C12C1">
              <w:rPr>
                <w:rFonts w:cstheme="minorHAnsi"/>
                <w:sz w:val="20"/>
                <w:szCs w:val="20"/>
              </w:rPr>
              <w:t xml:space="preserve"> </w:t>
            </w:r>
            <w:r>
              <w:rPr>
                <w:rFonts w:cstheme="minorHAnsi"/>
                <w:sz w:val="20"/>
                <w:szCs w:val="20"/>
              </w:rPr>
              <w:t xml:space="preserve">cut </w:t>
            </w:r>
            <w:proofErr w:type="gramStart"/>
            <w:r>
              <w:rPr>
                <w:rFonts w:cstheme="minorHAnsi"/>
                <w:sz w:val="20"/>
                <w:szCs w:val="20"/>
              </w:rPr>
              <w:t>of</w:t>
            </w:r>
            <w:proofErr w:type="gramEnd"/>
            <w:r>
              <w:rPr>
                <w:rFonts w:cstheme="minorHAnsi"/>
                <w:sz w:val="20"/>
                <w:szCs w:val="20"/>
              </w:rPr>
              <w:t xml:space="preserve"> his index finger </w:t>
            </w:r>
            <w:r w:rsidR="007C12C1">
              <w:rPr>
                <w:rFonts w:cstheme="minorHAnsi"/>
                <w:sz w:val="20"/>
                <w:szCs w:val="20"/>
              </w:rPr>
              <w:t>when</w:t>
            </w:r>
            <w:r>
              <w:rPr>
                <w:rFonts w:cstheme="minorHAnsi"/>
                <w:sz w:val="20"/>
                <w:szCs w:val="20"/>
              </w:rPr>
              <w:t xml:space="preserve"> a car f</w:t>
            </w:r>
            <w:r w:rsidR="007C12C1">
              <w:rPr>
                <w:rFonts w:cstheme="minorHAnsi"/>
                <w:sz w:val="20"/>
                <w:szCs w:val="20"/>
              </w:rPr>
              <w:t>ell</w:t>
            </w:r>
            <w:r>
              <w:rPr>
                <w:rFonts w:cstheme="minorHAnsi"/>
                <w:sz w:val="20"/>
                <w:szCs w:val="20"/>
              </w:rPr>
              <w:t xml:space="preserve"> on top of it. She said their family used to sing a </w:t>
            </w:r>
            <w:r w:rsidR="008E0544">
              <w:rPr>
                <w:rFonts w:cstheme="minorHAnsi"/>
                <w:sz w:val="20"/>
                <w:szCs w:val="20"/>
              </w:rPr>
              <w:t>lot,</w:t>
            </w:r>
            <w:r>
              <w:rPr>
                <w:rFonts w:cstheme="minorHAnsi"/>
                <w:sz w:val="20"/>
                <w:szCs w:val="20"/>
              </w:rPr>
              <w:t xml:space="preserve"> and they were kind of arts</w:t>
            </w:r>
            <w:r w:rsidR="008E0544">
              <w:rPr>
                <w:rFonts w:cstheme="minorHAnsi"/>
                <w:sz w:val="20"/>
                <w:szCs w:val="20"/>
              </w:rPr>
              <w:t>y</w:t>
            </w:r>
            <w:r>
              <w:rPr>
                <w:rFonts w:cstheme="minorHAnsi"/>
                <w:sz w:val="20"/>
                <w:szCs w:val="20"/>
              </w:rPr>
              <w:t xml:space="preserve">. She said her grandma was </w:t>
            </w:r>
            <w:proofErr w:type="gramStart"/>
            <w:r>
              <w:rPr>
                <w:rFonts w:cstheme="minorHAnsi"/>
                <w:sz w:val="20"/>
                <w:szCs w:val="20"/>
              </w:rPr>
              <w:t>really sweet</w:t>
            </w:r>
            <w:proofErr w:type="gramEnd"/>
            <w:r>
              <w:rPr>
                <w:rFonts w:cstheme="minorHAnsi"/>
                <w:sz w:val="20"/>
                <w:szCs w:val="20"/>
              </w:rPr>
              <w:t xml:space="preserve"> and did a lot to take care of</w:t>
            </w:r>
            <w:r w:rsidR="008E0544">
              <w:rPr>
                <w:rFonts w:cstheme="minorHAnsi"/>
                <w:sz w:val="20"/>
                <w:szCs w:val="20"/>
              </w:rPr>
              <w:t xml:space="preserve"> everybody</w:t>
            </w:r>
            <w:r>
              <w:rPr>
                <w:rFonts w:cstheme="minorHAnsi"/>
                <w:sz w:val="20"/>
                <w:szCs w:val="20"/>
              </w:rPr>
              <w:t>. Her grandpa bounced between jobs and could never sit still</w:t>
            </w:r>
            <w:r w:rsidR="008E0544">
              <w:rPr>
                <w:rFonts w:cstheme="minorHAnsi"/>
                <w:sz w:val="20"/>
                <w:szCs w:val="20"/>
              </w:rPr>
              <w:t>.</w:t>
            </w:r>
            <w:r>
              <w:rPr>
                <w:rFonts w:cstheme="minorHAnsi"/>
                <w:sz w:val="20"/>
                <w:szCs w:val="20"/>
              </w:rPr>
              <w:t xml:space="preserve"> </w:t>
            </w:r>
            <w:r w:rsidR="008E0544">
              <w:rPr>
                <w:rFonts w:cstheme="minorHAnsi"/>
                <w:sz w:val="20"/>
                <w:szCs w:val="20"/>
              </w:rPr>
              <w:t>G</w:t>
            </w:r>
            <w:r>
              <w:rPr>
                <w:rFonts w:cstheme="minorHAnsi"/>
                <w:sz w:val="20"/>
                <w:szCs w:val="20"/>
              </w:rPr>
              <w:t xml:space="preserve">randma Church did not like that. She hated moving. </w:t>
            </w:r>
          </w:p>
          <w:p w14:paraId="099A8D9C" w14:textId="77777777" w:rsidR="00735A5F" w:rsidRDefault="00735A5F" w:rsidP="000217AF">
            <w:pPr>
              <w:rPr>
                <w:rFonts w:cstheme="minorHAnsi"/>
                <w:sz w:val="20"/>
                <w:szCs w:val="20"/>
              </w:rPr>
            </w:pPr>
          </w:p>
          <w:p w14:paraId="4D6D2BF9" w14:textId="54B6A63C" w:rsidR="00767813" w:rsidRDefault="00CE1B0B" w:rsidP="000217AF">
            <w:pPr>
              <w:rPr>
                <w:rFonts w:cstheme="minorHAnsi"/>
                <w:sz w:val="20"/>
                <w:szCs w:val="20"/>
              </w:rPr>
            </w:pPr>
            <w:r>
              <w:rPr>
                <w:rFonts w:cstheme="minorHAnsi"/>
                <w:sz w:val="20"/>
                <w:szCs w:val="20"/>
              </w:rPr>
              <w:t>Mama said everyone called her dad Wally instead of Wallace. One of his siblings, Marge, had 16 kids and would give their family homemade bread often. Mama told me about her mom</w:t>
            </w:r>
            <w:r w:rsidR="00735A5F">
              <w:rPr>
                <w:rFonts w:cstheme="minorHAnsi"/>
                <w:sz w:val="20"/>
                <w:szCs w:val="20"/>
              </w:rPr>
              <w:t xml:space="preserve"> Venita</w:t>
            </w:r>
            <w:r>
              <w:rPr>
                <w:rFonts w:cstheme="minorHAnsi"/>
                <w:sz w:val="20"/>
                <w:szCs w:val="20"/>
              </w:rPr>
              <w:t xml:space="preserve">. She said she would always freshen up before </w:t>
            </w:r>
            <w:r w:rsidR="008E0544">
              <w:rPr>
                <w:rFonts w:cstheme="minorHAnsi"/>
                <w:sz w:val="20"/>
                <w:szCs w:val="20"/>
              </w:rPr>
              <w:t>Wallace</w:t>
            </w:r>
            <w:r>
              <w:rPr>
                <w:rFonts w:cstheme="minorHAnsi"/>
                <w:sz w:val="20"/>
                <w:szCs w:val="20"/>
              </w:rPr>
              <w:t xml:space="preserve"> came home and made sure dinner was ready for him. </w:t>
            </w:r>
            <w:r w:rsidR="00735A5F">
              <w:rPr>
                <w:rFonts w:cstheme="minorHAnsi"/>
                <w:sz w:val="20"/>
                <w:szCs w:val="20"/>
              </w:rPr>
              <w:t xml:space="preserve">Venita died when Mama was little from complications due to a miscarriage. Grandma and Grandpa </w:t>
            </w:r>
            <w:r w:rsidR="008E0544">
              <w:rPr>
                <w:rFonts w:cstheme="minorHAnsi"/>
                <w:sz w:val="20"/>
                <w:szCs w:val="20"/>
              </w:rPr>
              <w:t>C</w:t>
            </w:r>
            <w:r w:rsidR="00735A5F">
              <w:rPr>
                <w:rFonts w:cstheme="minorHAnsi"/>
                <w:sz w:val="20"/>
                <w:szCs w:val="20"/>
              </w:rPr>
              <w:t xml:space="preserve">hurch stayed with Wallace’s family for a while. Wallace got rheumatic fever when he was 9 or 10 and was never </w:t>
            </w:r>
            <w:r w:rsidR="00735A5F">
              <w:rPr>
                <w:rFonts w:cstheme="minorHAnsi"/>
                <w:sz w:val="20"/>
                <w:szCs w:val="20"/>
              </w:rPr>
              <w:lastRenderedPageBreak/>
              <w:t xml:space="preserve">the same after that. He had lots of heart problems and when WWII broke </w:t>
            </w:r>
            <w:proofErr w:type="gramStart"/>
            <w:r w:rsidR="00735A5F">
              <w:rPr>
                <w:rFonts w:cstheme="minorHAnsi"/>
                <w:sz w:val="20"/>
                <w:szCs w:val="20"/>
              </w:rPr>
              <w:t>out</w:t>
            </w:r>
            <w:proofErr w:type="gramEnd"/>
            <w:r w:rsidR="00735A5F">
              <w:rPr>
                <w:rFonts w:cstheme="minorHAnsi"/>
                <w:sz w:val="20"/>
                <w:szCs w:val="20"/>
              </w:rPr>
              <w:t xml:space="preserve"> he was not allowed into the military. He could not pass the physical. That bothered him, so he found a job working for the department of defense instead. He went to dixie college in St. George for a while but had to drop out. He worked in several stores for many </w:t>
            </w:r>
            <w:proofErr w:type="gramStart"/>
            <w:r w:rsidR="00735A5F">
              <w:rPr>
                <w:rFonts w:cstheme="minorHAnsi"/>
                <w:sz w:val="20"/>
                <w:szCs w:val="20"/>
              </w:rPr>
              <w:t>years</w:t>
            </w:r>
            <w:proofErr w:type="gramEnd"/>
            <w:r w:rsidR="00735A5F">
              <w:rPr>
                <w:rFonts w:cstheme="minorHAnsi"/>
                <w:sz w:val="20"/>
                <w:szCs w:val="20"/>
              </w:rPr>
              <w:t xml:space="preserve"> and everybody loved him. He remarried </w:t>
            </w:r>
            <w:r w:rsidR="007C12C1">
              <w:rPr>
                <w:rFonts w:cstheme="minorHAnsi"/>
                <w:sz w:val="20"/>
                <w:szCs w:val="20"/>
              </w:rPr>
              <w:t>to Maxine Curtis</w:t>
            </w:r>
            <w:r w:rsidR="00735A5F">
              <w:rPr>
                <w:rFonts w:cstheme="minorHAnsi"/>
                <w:sz w:val="20"/>
                <w:szCs w:val="20"/>
              </w:rPr>
              <w:t xml:space="preserve"> a while after Venita died. Eventually, he talked to Mama a little about deciding on getting his 3</w:t>
            </w:r>
            <w:r w:rsidR="00735A5F" w:rsidRPr="00735A5F">
              <w:rPr>
                <w:rFonts w:cstheme="minorHAnsi"/>
                <w:sz w:val="20"/>
                <w:szCs w:val="20"/>
                <w:vertAlign w:val="superscript"/>
              </w:rPr>
              <w:t>rd</w:t>
            </w:r>
            <w:r w:rsidR="00735A5F">
              <w:rPr>
                <w:rFonts w:cstheme="minorHAnsi"/>
                <w:sz w:val="20"/>
                <w:szCs w:val="20"/>
              </w:rPr>
              <w:t xml:space="preserve"> open heart surgery and decided to go for it. He did not survive the procedure. Mama was 18 years old.</w:t>
            </w:r>
            <w:r w:rsidR="001E1CEF">
              <w:rPr>
                <w:rFonts w:cstheme="minorHAnsi"/>
                <w:sz w:val="20"/>
                <w:szCs w:val="20"/>
              </w:rPr>
              <w:t xml:space="preserve"> Lastly, </w:t>
            </w:r>
            <w:r w:rsidR="00735A5F">
              <w:rPr>
                <w:rFonts w:cstheme="minorHAnsi"/>
                <w:sz w:val="20"/>
                <w:szCs w:val="20"/>
              </w:rPr>
              <w:t>I learned that Aunt D</w:t>
            </w:r>
            <w:r w:rsidR="00582645">
              <w:rPr>
                <w:rFonts w:cstheme="minorHAnsi"/>
                <w:sz w:val="20"/>
                <w:szCs w:val="20"/>
              </w:rPr>
              <w:t>eona</w:t>
            </w:r>
            <w:r w:rsidR="00735A5F">
              <w:rPr>
                <w:rFonts w:cstheme="minorHAnsi"/>
                <w:sz w:val="20"/>
                <w:szCs w:val="20"/>
              </w:rPr>
              <w:t>’s</w:t>
            </w:r>
            <w:r w:rsidR="00E06DD8">
              <w:rPr>
                <w:rFonts w:cstheme="minorHAnsi"/>
                <w:sz w:val="20"/>
                <w:szCs w:val="20"/>
              </w:rPr>
              <w:t xml:space="preserve"> daughter married</w:t>
            </w:r>
            <w:r w:rsidR="00735A5F">
              <w:rPr>
                <w:rFonts w:cstheme="minorHAnsi"/>
                <w:sz w:val="20"/>
                <w:szCs w:val="20"/>
              </w:rPr>
              <w:t xml:space="preserve"> my</w:t>
            </w:r>
            <w:r w:rsidR="00E06DD8">
              <w:rPr>
                <w:rFonts w:cstheme="minorHAnsi"/>
                <w:sz w:val="20"/>
                <w:szCs w:val="20"/>
              </w:rPr>
              <w:t xml:space="preserve"> </w:t>
            </w:r>
            <w:r w:rsidR="00735A5F">
              <w:rPr>
                <w:rFonts w:cstheme="minorHAnsi"/>
                <w:sz w:val="20"/>
                <w:szCs w:val="20"/>
              </w:rPr>
              <w:t>great G</w:t>
            </w:r>
            <w:r w:rsidR="00E06DD8">
              <w:rPr>
                <w:rFonts w:cstheme="minorHAnsi"/>
                <w:sz w:val="20"/>
                <w:szCs w:val="20"/>
              </w:rPr>
              <w:t xml:space="preserve">randma </w:t>
            </w:r>
            <w:r w:rsidR="00735A5F">
              <w:rPr>
                <w:rFonts w:cstheme="minorHAnsi"/>
                <w:sz w:val="20"/>
                <w:szCs w:val="20"/>
              </w:rPr>
              <w:t>S</w:t>
            </w:r>
            <w:r w:rsidR="00E06DD8">
              <w:rPr>
                <w:rFonts w:cstheme="minorHAnsi"/>
                <w:sz w:val="20"/>
                <w:szCs w:val="20"/>
              </w:rPr>
              <w:t>impson</w:t>
            </w:r>
            <w:r w:rsidR="00735A5F">
              <w:rPr>
                <w:rFonts w:cstheme="minorHAnsi"/>
                <w:sz w:val="20"/>
                <w:szCs w:val="20"/>
              </w:rPr>
              <w:t>’</w:t>
            </w:r>
            <w:r w:rsidR="00E06DD8">
              <w:rPr>
                <w:rFonts w:cstheme="minorHAnsi"/>
                <w:sz w:val="20"/>
                <w:szCs w:val="20"/>
              </w:rPr>
              <w:t>s brother</w:t>
            </w:r>
            <w:r w:rsidR="00735A5F">
              <w:rPr>
                <w:rFonts w:cstheme="minorHAnsi"/>
                <w:sz w:val="20"/>
                <w:szCs w:val="20"/>
              </w:rPr>
              <w:t xml:space="preserve">. That is Papa’s (my grandpa, Mama’s husband) uncle. </w:t>
            </w:r>
          </w:p>
          <w:p w14:paraId="6D8D711C" w14:textId="55A81919" w:rsidR="007C12C1" w:rsidRPr="001E1CEF" w:rsidRDefault="007C12C1" w:rsidP="000217AF">
            <w:pPr>
              <w:rPr>
                <w:rFonts w:cstheme="minorHAnsi"/>
                <w:sz w:val="20"/>
                <w:szCs w:val="20"/>
              </w:rPr>
            </w:pPr>
          </w:p>
        </w:tc>
      </w:tr>
      <w:tr w:rsidR="000217AF" w:rsidRPr="000217AF" w14:paraId="6D14C121" w14:textId="77777777" w:rsidTr="000217AF">
        <w:tc>
          <w:tcPr>
            <w:tcW w:w="14390" w:type="dxa"/>
          </w:tcPr>
          <w:p w14:paraId="3C740AFD" w14:textId="77777777" w:rsidR="000217AF" w:rsidRDefault="000217AF" w:rsidP="000217AF">
            <w:pPr>
              <w:rPr>
                <w:b/>
                <w:bCs/>
                <w:i/>
                <w:iCs/>
                <w:color w:val="000000"/>
                <w:sz w:val="20"/>
                <w:szCs w:val="20"/>
              </w:rPr>
            </w:pPr>
            <w:r w:rsidRPr="000217AF">
              <w:rPr>
                <w:b/>
                <w:bCs/>
                <w:color w:val="000000"/>
                <w:sz w:val="20"/>
                <w:szCs w:val="20"/>
              </w:rPr>
              <w:lastRenderedPageBreak/>
              <w:t xml:space="preserve">What information has been uncovered by other more distant relatives (basically anyone) that is readily discoverable on the internet?  </w:t>
            </w:r>
            <w:r w:rsidRPr="000217AF">
              <w:rPr>
                <w:b/>
                <w:bCs/>
                <w:i/>
                <w:iCs/>
                <w:color w:val="000000"/>
                <w:sz w:val="20"/>
                <w:szCs w:val="20"/>
              </w:rPr>
              <w:t>We will work on this step together in class, but to get started, complete the following task as homework:</w:t>
            </w:r>
            <w:r w:rsidRPr="000217AF">
              <w:rPr>
                <w:color w:val="000000"/>
                <w:sz w:val="26"/>
                <w:szCs w:val="26"/>
              </w:rPr>
              <w:t xml:space="preserve"> </w:t>
            </w:r>
            <w:r w:rsidRPr="000217AF">
              <w:rPr>
                <w:b/>
                <w:bCs/>
                <w:i/>
                <w:iCs/>
                <w:color w:val="000000"/>
                <w:sz w:val="20"/>
                <w:szCs w:val="20"/>
              </w:rPr>
              <w:t>Look through the “Memories” &amp; “Sources” attached to your research family members in FamilySearch’s Tree.  How much information have previous researchers already collected there?  If there are any attached stories, life-sketches, biographies, photos, or other interesting details that catch your attention, read/view them and summarize the new things you learned:</w:t>
            </w:r>
          </w:p>
          <w:p w14:paraId="1C35BD81" w14:textId="77777777" w:rsidR="000217AF" w:rsidRDefault="000217AF" w:rsidP="000217AF">
            <w:pPr>
              <w:rPr>
                <w:b/>
                <w:bCs/>
                <w:i/>
                <w:iCs/>
                <w:color w:val="000000"/>
                <w:sz w:val="20"/>
                <w:szCs w:val="20"/>
              </w:rPr>
            </w:pPr>
          </w:p>
          <w:p w14:paraId="116B0555" w14:textId="41D0160D" w:rsidR="00735A5F" w:rsidRDefault="001E1CEF" w:rsidP="000217AF">
            <w:pPr>
              <w:rPr>
                <w:i/>
                <w:iCs/>
                <w:color w:val="000000"/>
                <w:sz w:val="20"/>
                <w:szCs w:val="20"/>
              </w:rPr>
            </w:pPr>
            <w:r>
              <w:rPr>
                <w:i/>
                <w:iCs/>
                <w:color w:val="000000"/>
                <w:sz w:val="20"/>
                <w:szCs w:val="20"/>
              </w:rPr>
              <w:t>I learned that George (Mama calls him Grandpa Church) owned land right next to Bryce Canyon which I thought was interesting</w:t>
            </w:r>
            <w:r w:rsidR="008E0544">
              <w:rPr>
                <w:i/>
                <w:iCs/>
                <w:color w:val="000000"/>
                <w:sz w:val="20"/>
                <w:szCs w:val="20"/>
              </w:rPr>
              <w:t xml:space="preserve">. </w:t>
            </w:r>
            <w:r>
              <w:rPr>
                <w:i/>
                <w:iCs/>
                <w:color w:val="000000"/>
                <w:sz w:val="20"/>
                <w:szCs w:val="20"/>
              </w:rPr>
              <w:t xml:space="preserve">I believe he sold it. He was </w:t>
            </w:r>
            <w:r w:rsidR="008E0544">
              <w:rPr>
                <w:i/>
                <w:iCs/>
                <w:color w:val="000000"/>
                <w:sz w:val="20"/>
                <w:szCs w:val="20"/>
              </w:rPr>
              <w:t xml:space="preserve">a </w:t>
            </w:r>
            <w:r>
              <w:rPr>
                <w:i/>
                <w:iCs/>
                <w:color w:val="000000"/>
                <w:sz w:val="20"/>
                <w:szCs w:val="20"/>
              </w:rPr>
              <w:t xml:space="preserve">very </w:t>
            </w:r>
            <w:r w:rsidR="008E0544">
              <w:rPr>
                <w:i/>
                <w:iCs/>
                <w:color w:val="000000"/>
                <w:sz w:val="20"/>
                <w:szCs w:val="20"/>
              </w:rPr>
              <w:t xml:space="preserve">faithful and religious man, and when he was </w:t>
            </w:r>
            <w:proofErr w:type="gramStart"/>
            <w:r w:rsidR="008E0544">
              <w:rPr>
                <w:i/>
                <w:iCs/>
                <w:color w:val="000000"/>
                <w:sz w:val="20"/>
                <w:szCs w:val="20"/>
              </w:rPr>
              <w:t>younger</w:t>
            </w:r>
            <w:proofErr w:type="gramEnd"/>
            <w:r w:rsidR="008E0544">
              <w:rPr>
                <w:i/>
                <w:iCs/>
                <w:color w:val="000000"/>
                <w:sz w:val="20"/>
                <w:szCs w:val="20"/>
              </w:rPr>
              <w:t xml:space="preserve"> he</w:t>
            </w:r>
            <w:r>
              <w:rPr>
                <w:i/>
                <w:iCs/>
                <w:color w:val="000000"/>
                <w:sz w:val="20"/>
                <w:szCs w:val="20"/>
              </w:rPr>
              <w:t xml:space="preserve"> got rheumatic fever and almost had severe heart problems just like his son Wally did. He was a sheep shearer for a </w:t>
            </w:r>
            <w:r w:rsidR="008E0544">
              <w:rPr>
                <w:i/>
                <w:iCs/>
                <w:color w:val="000000"/>
                <w:sz w:val="20"/>
                <w:szCs w:val="20"/>
              </w:rPr>
              <w:t>while</w:t>
            </w:r>
            <w:r>
              <w:rPr>
                <w:i/>
                <w:iCs/>
                <w:color w:val="000000"/>
                <w:sz w:val="20"/>
                <w:szCs w:val="20"/>
              </w:rPr>
              <w:t>, then a salesman, and then a mail man. He was musical and new how to play some guitar accordion, violin, and a bit of piano.</w:t>
            </w:r>
          </w:p>
          <w:p w14:paraId="55B7E706" w14:textId="77777777" w:rsidR="008E0544" w:rsidRDefault="008E0544" w:rsidP="000217AF">
            <w:pPr>
              <w:rPr>
                <w:i/>
                <w:iCs/>
                <w:color w:val="000000"/>
                <w:sz w:val="20"/>
                <w:szCs w:val="20"/>
              </w:rPr>
            </w:pPr>
          </w:p>
          <w:p w14:paraId="4DA7FDEF" w14:textId="78C3C7E5" w:rsidR="001E1CEF" w:rsidRDefault="001E1CEF" w:rsidP="000217AF">
            <w:pPr>
              <w:rPr>
                <w:i/>
                <w:iCs/>
                <w:color w:val="000000"/>
                <w:sz w:val="20"/>
                <w:szCs w:val="20"/>
              </w:rPr>
            </w:pPr>
            <w:r>
              <w:rPr>
                <w:i/>
                <w:iCs/>
                <w:color w:val="000000"/>
                <w:sz w:val="20"/>
                <w:szCs w:val="20"/>
              </w:rPr>
              <w:t xml:space="preserve">When the Church family </w:t>
            </w:r>
            <w:proofErr w:type="gramStart"/>
            <w:r>
              <w:rPr>
                <w:i/>
                <w:iCs/>
                <w:color w:val="000000"/>
                <w:sz w:val="20"/>
                <w:szCs w:val="20"/>
              </w:rPr>
              <w:t>was growing</w:t>
            </w:r>
            <w:proofErr w:type="gramEnd"/>
            <w:r>
              <w:rPr>
                <w:i/>
                <w:iCs/>
                <w:color w:val="000000"/>
                <w:sz w:val="20"/>
                <w:szCs w:val="20"/>
              </w:rPr>
              <w:t xml:space="preserve"> up there </w:t>
            </w:r>
            <w:r w:rsidR="008E0544">
              <w:rPr>
                <w:i/>
                <w:iCs/>
                <w:color w:val="000000"/>
                <w:sz w:val="20"/>
                <w:szCs w:val="20"/>
              </w:rPr>
              <w:t>were</w:t>
            </w:r>
            <w:r>
              <w:rPr>
                <w:i/>
                <w:iCs/>
                <w:color w:val="000000"/>
                <w:sz w:val="20"/>
                <w:szCs w:val="20"/>
              </w:rPr>
              <w:t xml:space="preserve"> tons of injuries and sicknesses. One child had a compound ankle fracture and had her dad and brother hold her down while the doctor reset it with no x-ray or pain medication. Grandma Church got shot in the head by a 22 and took a long time to recover. During that time </w:t>
            </w:r>
            <w:r w:rsidR="00F31D7E">
              <w:rPr>
                <w:i/>
                <w:iCs/>
                <w:color w:val="000000"/>
                <w:sz w:val="20"/>
                <w:szCs w:val="20"/>
              </w:rPr>
              <w:t xml:space="preserve">their </w:t>
            </w:r>
            <w:proofErr w:type="gramStart"/>
            <w:r w:rsidR="00F31D7E">
              <w:rPr>
                <w:i/>
                <w:iCs/>
                <w:color w:val="000000"/>
                <w:sz w:val="20"/>
                <w:szCs w:val="20"/>
              </w:rPr>
              <w:t>1.5 year old</w:t>
            </w:r>
            <w:proofErr w:type="gramEnd"/>
            <w:r w:rsidR="00F31D7E">
              <w:rPr>
                <w:i/>
                <w:iCs/>
                <w:color w:val="000000"/>
                <w:sz w:val="20"/>
                <w:szCs w:val="20"/>
              </w:rPr>
              <w:t xml:space="preserve"> baby boy was burned with boiling water and got 3</w:t>
            </w:r>
            <w:r w:rsidR="00F31D7E" w:rsidRPr="00F31D7E">
              <w:rPr>
                <w:i/>
                <w:iCs/>
                <w:color w:val="000000"/>
                <w:sz w:val="20"/>
                <w:szCs w:val="20"/>
                <w:vertAlign w:val="superscript"/>
              </w:rPr>
              <w:t>rd</w:t>
            </w:r>
            <w:r w:rsidR="00F31D7E">
              <w:rPr>
                <w:i/>
                <w:iCs/>
                <w:color w:val="000000"/>
                <w:sz w:val="20"/>
                <w:szCs w:val="20"/>
              </w:rPr>
              <w:t xml:space="preserve"> degree burns. He carried scars for the rest of his life. Not long after that</w:t>
            </w:r>
            <w:r w:rsidR="008E0544">
              <w:rPr>
                <w:i/>
                <w:iCs/>
                <w:color w:val="000000"/>
                <w:sz w:val="20"/>
                <w:szCs w:val="20"/>
              </w:rPr>
              <w:t>,</w:t>
            </w:r>
            <w:r w:rsidR="00F31D7E">
              <w:rPr>
                <w:i/>
                <w:iCs/>
                <w:color w:val="000000"/>
                <w:sz w:val="20"/>
                <w:szCs w:val="20"/>
              </w:rPr>
              <w:t xml:space="preserve"> their family home burned to the </w:t>
            </w:r>
            <w:proofErr w:type="gramStart"/>
            <w:r w:rsidR="00F31D7E">
              <w:rPr>
                <w:i/>
                <w:iCs/>
                <w:color w:val="000000"/>
                <w:sz w:val="20"/>
                <w:szCs w:val="20"/>
              </w:rPr>
              <w:t>ground</w:t>
            </w:r>
            <w:proofErr w:type="gramEnd"/>
            <w:r w:rsidR="00F31D7E">
              <w:rPr>
                <w:i/>
                <w:iCs/>
                <w:color w:val="000000"/>
                <w:sz w:val="20"/>
                <w:szCs w:val="20"/>
              </w:rPr>
              <w:t xml:space="preserve"> and they moved to a farm. They had to </w:t>
            </w:r>
            <w:proofErr w:type="gramStart"/>
            <w:r w:rsidR="00F31D7E">
              <w:rPr>
                <w:i/>
                <w:iCs/>
                <w:color w:val="000000"/>
                <w:sz w:val="20"/>
                <w:szCs w:val="20"/>
              </w:rPr>
              <w:t>live</w:t>
            </w:r>
            <w:proofErr w:type="gramEnd"/>
            <w:r w:rsidR="00F31D7E">
              <w:rPr>
                <w:i/>
                <w:iCs/>
                <w:color w:val="000000"/>
                <w:sz w:val="20"/>
                <w:szCs w:val="20"/>
              </w:rPr>
              <w:t xml:space="preserve"> in a tent for a while. Grandma Church delivered all her children with a midwife. Her last child was born in the </w:t>
            </w:r>
            <w:r w:rsidR="008E0544">
              <w:rPr>
                <w:i/>
                <w:iCs/>
                <w:color w:val="000000"/>
                <w:sz w:val="20"/>
                <w:szCs w:val="20"/>
              </w:rPr>
              <w:t>hospital but</w:t>
            </w:r>
            <w:r w:rsidR="00F31D7E">
              <w:rPr>
                <w:i/>
                <w:iCs/>
                <w:color w:val="000000"/>
                <w:sz w:val="20"/>
                <w:szCs w:val="20"/>
              </w:rPr>
              <w:t xml:space="preserve"> died soon after. Nevertheless, they had a happy gospel centered family. Grandma Church was a great cook, and Grandpa Church did all he could to take care of his family. When Wally’s wife Venita died (my great grandma) they both came to stay with Mama and her </w:t>
            </w:r>
            <w:r w:rsidR="008E0544">
              <w:rPr>
                <w:i/>
                <w:iCs/>
                <w:color w:val="000000"/>
                <w:sz w:val="20"/>
                <w:szCs w:val="20"/>
              </w:rPr>
              <w:t xml:space="preserve">siblings. Their family enjoyed </w:t>
            </w:r>
            <w:r w:rsidR="00F31D7E">
              <w:rPr>
                <w:i/>
                <w:iCs/>
                <w:color w:val="000000"/>
                <w:sz w:val="20"/>
                <w:szCs w:val="20"/>
              </w:rPr>
              <w:t>lots of singing, music, and art.</w:t>
            </w:r>
          </w:p>
          <w:p w14:paraId="04D1FBFC" w14:textId="77777777" w:rsidR="00F31D7E" w:rsidRDefault="00F31D7E" w:rsidP="000217AF">
            <w:pPr>
              <w:rPr>
                <w:i/>
                <w:iCs/>
                <w:color w:val="000000"/>
                <w:sz w:val="20"/>
                <w:szCs w:val="20"/>
              </w:rPr>
            </w:pPr>
          </w:p>
          <w:p w14:paraId="0C291DA7" w14:textId="4CEBC352" w:rsidR="00F31D7E" w:rsidRDefault="00F31D7E" w:rsidP="000217AF">
            <w:pPr>
              <w:rPr>
                <w:i/>
                <w:iCs/>
                <w:color w:val="000000"/>
                <w:sz w:val="20"/>
                <w:szCs w:val="20"/>
              </w:rPr>
            </w:pPr>
            <w:r>
              <w:rPr>
                <w:i/>
                <w:iCs/>
                <w:color w:val="000000"/>
                <w:sz w:val="20"/>
                <w:szCs w:val="20"/>
              </w:rPr>
              <w:t xml:space="preserve">When WWII broke </w:t>
            </w:r>
            <w:proofErr w:type="spellStart"/>
            <w:proofErr w:type="gramStart"/>
            <w:r>
              <w:rPr>
                <w:i/>
                <w:iCs/>
                <w:color w:val="000000"/>
                <w:sz w:val="20"/>
                <w:szCs w:val="20"/>
              </w:rPr>
              <w:t>ou</w:t>
            </w:r>
            <w:r w:rsidR="008E0544">
              <w:rPr>
                <w:i/>
                <w:iCs/>
                <w:color w:val="000000"/>
                <w:sz w:val="20"/>
                <w:szCs w:val="20"/>
              </w:rPr>
              <w:t>,</w:t>
            </w:r>
            <w:r>
              <w:rPr>
                <w:i/>
                <w:iCs/>
                <w:color w:val="000000"/>
                <w:sz w:val="20"/>
                <w:szCs w:val="20"/>
              </w:rPr>
              <w:t>t</w:t>
            </w:r>
            <w:proofErr w:type="spellEnd"/>
            <w:proofErr w:type="gramEnd"/>
            <w:r>
              <w:rPr>
                <w:i/>
                <w:iCs/>
                <w:color w:val="000000"/>
                <w:sz w:val="20"/>
                <w:szCs w:val="20"/>
              </w:rPr>
              <w:t xml:space="preserve"> Ray and Melvin joined the military. Ray was captured as a POW and starved in a Japanese camp. Supposedly he was also beaten and </w:t>
            </w:r>
            <w:r w:rsidR="008E0544">
              <w:rPr>
                <w:i/>
                <w:iCs/>
                <w:color w:val="000000"/>
                <w:sz w:val="20"/>
                <w:szCs w:val="20"/>
              </w:rPr>
              <w:t>tortured,</w:t>
            </w:r>
            <w:r>
              <w:rPr>
                <w:i/>
                <w:iCs/>
                <w:color w:val="000000"/>
                <w:sz w:val="20"/>
                <w:szCs w:val="20"/>
              </w:rPr>
              <w:t xml:space="preserve"> but Mama said it did not seem to affect the rest of his life much. Melvin served as a “frogman” in the military. He dove in the ocean and looked for active mines. His division of the military was so dangerous you could only volunteer. Deona, one of the children, wrote that he was trying to fight to get his brother back. </w:t>
            </w:r>
          </w:p>
          <w:p w14:paraId="77EA2F39" w14:textId="77777777" w:rsidR="00F31D7E" w:rsidRDefault="00F31D7E" w:rsidP="000217AF">
            <w:pPr>
              <w:rPr>
                <w:i/>
                <w:iCs/>
                <w:color w:val="000000"/>
                <w:sz w:val="20"/>
                <w:szCs w:val="20"/>
              </w:rPr>
            </w:pPr>
          </w:p>
          <w:p w14:paraId="25DAC865" w14:textId="54021E07" w:rsidR="000217AF" w:rsidRPr="007C12C1" w:rsidRDefault="00F31D7E" w:rsidP="000217AF">
            <w:pPr>
              <w:rPr>
                <w:i/>
                <w:iCs/>
                <w:color w:val="000000"/>
                <w:sz w:val="20"/>
                <w:szCs w:val="20"/>
              </w:rPr>
            </w:pPr>
            <w:r>
              <w:rPr>
                <w:i/>
                <w:iCs/>
                <w:color w:val="000000"/>
                <w:sz w:val="20"/>
                <w:szCs w:val="20"/>
              </w:rPr>
              <w:t xml:space="preserve">Deona also wrote that Grandma </w:t>
            </w:r>
            <w:r w:rsidR="008E0544">
              <w:rPr>
                <w:i/>
                <w:iCs/>
                <w:color w:val="000000"/>
                <w:sz w:val="20"/>
                <w:szCs w:val="20"/>
              </w:rPr>
              <w:t>Church</w:t>
            </w:r>
            <w:r>
              <w:rPr>
                <w:i/>
                <w:iCs/>
                <w:color w:val="000000"/>
                <w:sz w:val="20"/>
                <w:szCs w:val="20"/>
              </w:rPr>
              <w:t xml:space="preserve"> was very patient and sweet and asked her why she thought that was. Grandma </w:t>
            </w:r>
            <w:r w:rsidR="00E773F0">
              <w:rPr>
                <w:i/>
                <w:iCs/>
                <w:color w:val="000000"/>
                <w:sz w:val="20"/>
                <w:szCs w:val="20"/>
              </w:rPr>
              <w:t>Church</w:t>
            </w:r>
            <w:r>
              <w:rPr>
                <w:i/>
                <w:iCs/>
                <w:color w:val="000000"/>
                <w:sz w:val="20"/>
                <w:szCs w:val="20"/>
              </w:rPr>
              <w:t xml:space="preserve"> said it was because George was “hot headed” and she did not want to set him off. Marge, one of the kids, had 16 kids herself. She was famous for her homemade bread. My </w:t>
            </w:r>
            <w:r w:rsidR="00E773F0">
              <w:rPr>
                <w:i/>
                <w:iCs/>
                <w:color w:val="000000"/>
                <w:sz w:val="20"/>
                <w:szCs w:val="20"/>
              </w:rPr>
              <w:t>great-grandpa</w:t>
            </w:r>
            <w:r>
              <w:rPr>
                <w:i/>
                <w:iCs/>
                <w:color w:val="000000"/>
                <w:sz w:val="20"/>
                <w:szCs w:val="20"/>
              </w:rPr>
              <w:t xml:space="preserve"> Wallace was always sick. He almost died from the Spanish Flu when he was a year and a half old, then got scarlet fever, then rheumatic fever which permanently damaged his heart. He may have also contracted Bright’s disease. Wallace was supposedly </w:t>
            </w:r>
            <w:r w:rsidR="00E773F0">
              <w:rPr>
                <w:i/>
                <w:iCs/>
                <w:color w:val="000000"/>
                <w:sz w:val="20"/>
                <w:szCs w:val="20"/>
              </w:rPr>
              <w:t xml:space="preserve">one of </w:t>
            </w:r>
            <w:r>
              <w:rPr>
                <w:i/>
                <w:iCs/>
                <w:color w:val="000000"/>
                <w:sz w:val="20"/>
                <w:szCs w:val="20"/>
              </w:rPr>
              <w:t>the first open heart surger</w:t>
            </w:r>
            <w:r w:rsidR="00E773F0">
              <w:rPr>
                <w:i/>
                <w:iCs/>
                <w:color w:val="000000"/>
                <w:sz w:val="20"/>
                <w:szCs w:val="20"/>
              </w:rPr>
              <w:t>ies</w:t>
            </w:r>
            <w:r>
              <w:rPr>
                <w:i/>
                <w:iCs/>
                <w:color w:val="000000"/>
                <w:sz w:val="20"/>
                <w:szCs w:val="20"/>
              </w:rPr>
              <w:t xml:space="preserve"> done in Utah. After one of his heart surgery’s Grandpa Church helped him slip out of the hospital at Christmas time so he could spend it with his kids. </w:t>
            </w:r>
          </w:p>
          <w:p w14:paraId="49737322" w14:textId="0D16DAC3" w:rsidR="000217AF" w:rsidRPr="000217AF" w:rsidRDefault="000217AF" w:rsidP="000217AF">
            <w:pPr>
              <w:rPr>
                <w:rFonts w:cstheme="minorHAnsi"/>
                <w:b/>
                <w:bCs/>
                <w:sz w:val="20"/>
                <w:szCs w:val="20"/>
              </w:rPr>
            </w:pPr>
          </w:p>
        </w:tc>
      </w:tr>
    </w:tbl>
    <w:p w14:paraId="2F9A4B6C" w14:textId="77777777" w:rsidR="00CC6B41" w:rsidRPr="00DB5E72" w:rsidRDefault="00CC6B41">
      <w:pPr>
        <w:rPr>
          <w:rFonts w:cstheme="minorHAnsi"/>
          <w:i/>
          <w:iCs/>
          <w:sz w:val="20"/>
          <w:szCs w:val="20"/>
        </w:rPr>
      </w:pPr>
    </w:p>
    <w:tbl>
      <w:tblPr>
        <w:tblStyle w:val="TableGrid"/>
        <w:tblW w:w="0" w:type="auto"/>
        <w:tblLook w:val="04A0" w:firstRow="1" w:lastRow="0" w:firstColumn="1" w:lastColumn="0" w:noHBand="0" w:noVBand="1"/>
      </w:tblPr>
      <w:tblGrid>
        <w:gridCol w:w="14390"/>
      </w:tblGrid>
      <w:tr w:rsidR="00DB5E72" w:rsidRPr="00DB5E72" w14:paraId="55D3144E" w14:textId="77777777" w:rsidTr="00DB5E72">
        <w:tc>
          <w:tcPr>
            <w:tcW w:w="14390" w:type="dxa"/>
            <w:shd w:val="clear" w:color="auto" w:fill="C5E0B3" w:themeFill="accent6" w:themeFillTint="66"/>
          </w:tcPr>
          <w:p w14:paraId="3E477151" w14:textId="388FB54E" w:rsidR="00DB5E72" w:rsidRPr="00DB5E72" w:rsidRDefault="00DB5E72">
            <w:pPr>
              <w:rPr>
                <w:rFonts w:cstheme="minorHAnsi"/>
                <w:i/>
                <w:iCs/>
                <w:sz w:val="20"/>
                <w:szCs w:val="20"/>
              </w:rPr>
            </w:pPr>
            <w:r w:rsidRPr="00DB5E72">
              <w:rPr>
                <w:rFonts w:cstheme="minorHAnsi"/>
                <w:b/>
                <w:bCs/>
                <w:sz w:val="20"/>
                <w:szCs w:val="20"/>
                <w:shd w:val="clear" w:color="auto" w:fill="C5E0B3" w:themeFill="accent6" w:themeFillTint="66"/>
              </w:rPr>
              <w:t>STEP 3: LOCALITY SURVEY -</w:t>
            </w:r>
            <w:r w:rsidRPr="00DB5E72">
              <w:rPr>
                <w:rFonts w:cstheme="minorHAnsi"/>
                <w:i/>
                <w:iCs/>
                <w:sz w:val="20"/>
                <w:szCs w:val="20"/>
              </w:rPr>
              <w:t xml:space="preserve"> Purpose: </w:t>
            </w:r>
            <w:r>
              <w:rPr>
                <w:rFonts w:cstheme="minorHAnsi"/>
                <w:i/>
                <w:iCs/>
                <w:sz w:val="20"/>
                <w:szCs w:val="20"/>
              </w:rPr>
              <w:t>Conduct</w:t>
            </w:r>
            <w:r w:rsidRPr="00DB5E72">
              <w:rPr>
                <w:rFonts w:cstheme="minorHAnsi"/>
                <w:i/>
                <w:iCs/>
                <w:sz w:val="20"/>
                <w:szCs w:val="20"/>
              </w:rPr>
              <w:t xml:space="preserve"> a brief locality survey to learn about the place (or places) your research family lived.</w:t>
            </w:r>
          </w:p>
        </w:tc>
      </w:tr>
      <w:tr w:rsidR="00DB5E72" w14:paraId="3CB33D9D" w14:textId="77777777" w:rsidTr="00DB5E72">
        <w:tc>
          <w:tcPr>
            <w:tcW w:w="14390" w:type="dxa"/>
          </w:tcPr>
          <w:p w14:paraId="7434E1B2" w14:textId="328DC774" w:rsidR="00DB5E72" w:rsidRDefault="00DB5E72">
            <w:pPr>
              <w:rPr>
                <w:rFonts w:cstheme="minorHAnsi"/>
                <w:b/>
                <w:bCs/>
                <w:sz w:val="20"/>
                <w:szCs w:val="20"/>
              </w:rPr>
            </w:pPr>
            <w:r w:rsidRPr="00DB5E72">
              <w:rPr>
                <w:rFonts w:cstheme="minorHAnsi"/>
                <w:b/>
                <w:bCs/>
                <w:sz w:val="20"/>
                <w:szCs w:val="20"/>
              </w:rPr>
              <w:t xml:space="preserve">Search the FamilySearch Wiki for the place(s) you’re researching.  You can search for </w:t>
            </w:r>
            <w:r w:rsidR="008073EF">
              <w:rPr>
                <w:rFonts w:cstheme="minorHAnsi"/>
                <w:b/>
                <w:bCs/>
                <w:sz w:val="20"/>
                <w:szCs w:val="20"/>
              </w:rPr>
              <w:t xml:space="preserve">countries, states, counties, and sometimes </w:t>
            </w:r>
            <w:r w:rsidRPr="00DB5E72">
              <w:rPr>
                <w:rFonts w:cstheme="minorHAnsi"/>
                <w:b/>
                <w:bCs/>
                <w:sz w:val="20"/>
                <w:szCs w:val="20"/>
              </w:rPr>
              <w:t>towns/cities where your research family lived.  While you will not have time to read everything on these pages, scan through them and start to familiarize yourself with the resources they contain.  These will be important pages to come back to as you research in this area.  Provide links to wiki pages you reviewed:</w:t>
            </w:r>
          </w:p>
          <w:p w14:paraId="02625FBE" w14:textId="77777777" w:rsidR="00DB5E72" w:rsidRDefault="00DB5E72">
            <w:pPr>
              <w:rPr>
                <w:rFonts w:cstheme="minorHAnsi"/>
                <w:b/>
                <w:bCs/>
                <w:sz w:val="20"/>
                <w:szCs w:val="20"/>
              </w:rPr>
            </w:pPr>
          </w:p>
          <w:p w14:paraId="75643A07" w14:textId="3874B36A" w:rsidR="00DB5E72" w:rsidRDefault="005F072E">
            <w:pPr>
              <w:rPr>
                <w:rFonts w:cstheme="minorHAnsi"/>
                <w:b/>
                <w:bCs/>
                <w:sz w:val="20"/>
                <w:szCs w:val="20"/>
              </w:rPr>
            </w:pPr>
            <w:hyperlink r:id="rId8" w:history="1">
              <w:r w:rsidRPr="00C7447E">
                <w:rPr>
                  <w:rStyle w:val="Hyperlink"/>
                  <w:rFonts w:cstheme="minorHAnsi"/>
                  <w:b/>
                  <w:bCs/>
                  <w:sz w:val="20"/>
                  <w:szCs w:val="20"/>
                </w:rPr>
                <w:t>https://www.familysearch.org/en/wiki/Utah,_United_States_Genealogy</w:t>
              </w:r>
            </w:hyperlink>
          </w:p>
          <w:p w14:paraId="431F3881" w14:textId="52087538" w:rsidR="005F072E" w:rsidRDefault="005F072E">
            <w:pPr>
              <w:rPr>
                <w:rFonts w:cstheme="minorHAnsi"/>
                <w:b/>
                <w:bCs/>
                <w:sz w:val="20"/>
                <w:szCs w:val="20"/>
              </w:rPr>
            </w:pPr>
            <w:hyperlink r:id="rId9" w:history="1">
              <w:r w:rsidRPr="00C7447E">
                <w:rPr>
                  <w:rStyle w:val="Hyperlink"/>
                  <w:rFonts w:cstheme="minorHAnsi"/>
                  <w:b/>
                  <w:bCs/>
                  <w:sz w:val="20"/>
                  <w:szCs w:val="20"/>
                </w:rPr>
                <w:t>https://www.familysearch.org/en/wiki/Garfield_County,_Utah_Genealogy</w:t>
              </w:r>
            </w:hyperlink>
          </w:p>
          <w:p w14:paraId="0B5B7F46" w14:textId="7983A054" w:rsidR="005F072E" w:rsidRDefault="005F072E">
            <w:pPr>
              <w:rPr>
                <w:rFonts w:cstheme="minorHAnsi"/>
                <w:b/>
                <w:bCs/>
                <w:sz w:val="20"/>
                <w:szCs w:val="20"/>
              </w:rPr>
            </w:pPr>
            <w:hyperlink r:id="rId10" w:history="1">
              <w:r w:rsidRPr="00C7447E">
                <w:rPr>
                  <w:rStyle w:val="Hyperlink"/>
                  <w:rFonts w:cstheme="minorHAnsi"/>
                  <w:b/>
                  <w:bCs/>
                  <w:sz w:val="20"/>
                  <w:szCs w:val="20"/>
                </w:rPr>
                <w:t>https://www.familysearch.org/en/wiki/Millard_County,_Utah_Genealogy</w:t>
              </w:r>
            </w:hyperlink>
          </w:p>
          <w:p w14:paraId="074535BC" w14:textId="54C8C0E8" w:rsidR="005F072E" w:rsidRDefault="005F072E">
            <w:pPr>
              <w:rPr>
                <w:rFonts w:cstheme="minorHAnsi"/>
                <w:b/>
                <w:bCs/>
                <w:sz w:val="20"/>
                <w:szCs w:val="20"/>
              </w:rPr>
            </w:pPr>
            <w:hyperlink r:id="rId11" w:history="1">
              <w:r w:rsidRPr="00C7447E">
                <w:rPr>
                  <w:rStyle w:val="Hyperlink"/>
                  <w:rFonts w:cstheme="minorHAnsi"/>
                  <w:b/>
                  <w:bCs/>
                  <w:sz w:val="20"/>
                  <w:szCs w:val="20"/>
                </w:rPr>
                <w:t>https://en.wikipedia.org/wiki/Kanosh,_Utah</w:t>
              </w:r>
            </w:hyperlink>
          </w:p>
          <w:p w14:paraId="1678594E" w14:textId="1E049A3D" w:rsidR="005F072E" w:rsidRDefault="005F072E">
            <w:pPr>
              <w:rPr>
                <w:rFonts w:cstheme="minorHAnsi"/>
                <w:b/>
                <w:bCs/>
                <w:sz w:val="20"/>
                <w:szCs w:val="20"/>
              </w:rPr>
            </w:pPr>
            <w:hyperlink r:id="rId12" w:history="1">
              <w:r w:rsidRPr="00C7447E">
                <w:rPr>
                  <w:rStyle w:val="Hyperlink"/>
                  <w:rFonts w:cstheme="minorHAnsi"/>
                  <w:b/>
                  <w:bCs/>
                  <w:sz w:val="20"/>
                  <w:szCs w:val="20"/>
                </w:rPr>
                <w:t>https://en.wikipedia.org/wiki/Panguitch,_Utah</w:t>
              </w:r>
            </w:hyperlink>
          </w:p>
          <w:p w14:paraId="12B5846C" w14:textId="399EA65B" w:rsidR="005F072E" w:rsidRDefault="005F072E">
            <w:pPr>
              <w:rPr>
                <w:rFonts w:cstheme="minorHAnsi"/>
                <w:b/>
                <w:bCs/>
                <w:sz w:val="20"/>
                <w:szCs w:val="20"/>
              </w:rPr>
            </w:pPr>
            <w:hyperlink r:id="rId13" w:history="1">
              <w:r w:rsidRPr="00C7447E">
                <w:rPr>
                  <w:rStyle w:val="Hyperlink"/>
                  <w:rFonts w:cstheme="minorHAnsi"/>
                  <w:b/>
                  <w:bCs/>
                  <w:sz w:val="20"/>
                  <w:szCs w:val="20"/>
                </w:rPr>
                <w:t>https://en.wikipedia.org/wiki/Delta,_Utah</w:t>
              </w:r>
            </w:hyperlink>
          </w:p>
          <w:p w14:paraId="62C71787" w14:textId="1DF7824A" w:rsidR="00AE244E" w:rsidRDefault="00AE244E">
            <w:pPr>
              <w:rPr>
                <w:rFonts w:cstheme="minorHAnsi"/>
                <w:b/>
                <w:bCs/>
                <w:sz w:val="20"/>
                <w:szCs w:val="20"/>
              </w:rPr>
            </w:pPr>
            <w:hyperlink r:id="rId14" w:history="1">
              <w:r w:rsidRPr="00C7447E">
                <w:rPr>
                  <w:rStyle w:val="Hyperlink"/>
                  <w:rFonts w:cstheme="minorHAnsi"/>
                  <w:b/>
                  <w:bCs/>
                  <w:sz w:val="20"/>
                  <w:szCs w:val="20"/>
                </w:rPr>
                <w:t>https://www.familysearch.org/en/wiki/Utah_Bible_Records</w:t>
              </w:r>
            </w:hyperlink>
          </w:p>
          <w:p w14:paraId="05F56BB7" w14:textId="71FCF804" w:rsidR="00AE244E" w:rsidRDefault="00AE244E">
            <w:pPr>
              <w:rPr>
                <w:rFonts w:cstheme="minorHAnsi"/>
                <w:b/>
                <w:bCs/>
                <w:sz w:val="20"/>
                <w:szCs w:val="20"/>
              </w:rPr>
            </w:pPr>
            <w:hyperlink r:id="rId15" w:history="1">
              <w:r w:rsidRPr="00C7447E">
                <w:rPr>
                  <w:rStyle w:val="Hyperlink"/>
                  <w:rFonts w:cstheme="minorHAnsi"/>
                  <w:b/>
                  <w:bCs/>
                  <w:sz w:val="20"/>
                  <w:szCs w:val="20"/>
                </w:rPr>
                <w:t>https://usgenwebsites.org/UTGenWeb/Garfield/</w:t>
              </w:r>
            </w:hyperlink>
          </w:p>
          <w:p w14:paraId="696D02D2" w14:textId="063F5238" w:rsidR="00AE244E" w:rsidRDefault="00AE244E">
            <w:pPr>
              <w:rPr>
                <w:rFonts w:cstheme="minorHAnsi"/>
                <w:b/>
                <w:bCs/>
                <w:sz w:val="20"/>
                <w:szCs w:val="20"/>
              </w:rPr>
            </w:pPr>
            <w:hyperlink r:id="rId16" w:history="1">
              <w:r w:rsidRPr="00C7447E">
                <w:rPr>
                  <w:rStyle w:val="Hyperlink"/>
                  <w:rFonts w:cstheme="minorHAnsi"/>
                  <w:b/>
                  <w:bCs/>
                  <w:sz w:val="20"/>
                  <w:szCs w:val="20"/>
                </w:rPr>
                <w:t>https://www.familysearch.org/en/wiki/Utah_Census</w:t>
              </w:r>
            </w:hyperlink>
          </w:p>
          <w:p w14:paraId="49212E9C" w14:textId="6BA19A28" w:rsidR="00AE244E" w:rsidRDefault="00AE244E">
            <w:pPr>
              <w:rPr>
                <w:rFonts w:cstheme="minorHAnsi"/>
                <w:b/>
                <w:bCs/>
                <w:sz w:val="20"/>
                <w:szCs w:val="20"/>
              </w:rPr>
            </w:pPr>
            <w:hyperlink r:id="rId17" w:history="1">
              <w:r w:rsidRPr="00C7447E">
                <w:rPr>
                  <w:rStyle w:val="Hyperlink"/>
                  <w:rFonts w:cstheme="minorHAnsi"/>
                  <w:b/>
                  <w:bCs/>
                  <w:sz w:val="20"/>
                  <w:szCs w:val="20"/>
                </w:rPr>
                <w:t>https://www.familysearch.org/en/wiki/Utah_Emigration_and_Immigration</w:t>
              </w:r>
            </w:hyperlink>
          </w:p>
          <w:p w14:paraId="67922CC0" w14:textId="77777777" w:rsidR="00DB5E72" w:rsidRDefault="00DB5E72">
            <w:pPr>
              <w:rPr>
                <w:rFonts w:cstheme="minorHAnsi"/>
                <w:b/>
                <w:bCs/>
                <w:sz w:val="20"/>
                <w:szCs w:val="20"/>
              </w:rPr>
            </w:pPr>
          </w:p>
          <w:p w14:paraId="3BA32D69" w14:textId="7722D470" w:rsidR="00DB5E72" w:rsidRDefault="00DB5E72">
            <w:pPr>
              <w:rPr>
                <w:rFonts w:cstheme="minorHAnsi"/>
                <w:b/>
                <w:bCs/>
                <w:sz w:val="20"/>
                <w:szCs w:val="20"/>
              </w:rPr>
            </w:pPr>
          </w:p>
          <w:p w14:paraId="1DBED30C" w14:textId="30DA4AFE" w:rsidR="00DB5E72" w:rsidRDefault="00DB5E72">
            <w:pPr>
              <w:rPr>
                <w:rFonts w:cstheme="minorHAnsi"/>
                <w:b/>
                <w:bCs/>
                <w:sz w:val="20"/>
                <w:szCs w:val="20"/>
              </w:rPr>
            </w:pPr>
          </w:p>
        </w:tc>
      </w:tr>
      <w:tr w:rsidR="00DB5E72" w14:paraId="5D71C7A8" w14:textId="77777777" w:rsidTr="00DB5E72">
        <w:tc>
          <w:tcPr>
            <w:tcW w:w="14390" w:type="dxa"/>
          </w:tcPr>
          <w:p w14:paraId="5D103066" w14:textId="77777777" w:rsidR="00DB5E72" w:rsidRPr="00DB5E72" w:rsidRDefault="00DB5E72" w:rsidP="00DB5E72">
            <w:pPr>
              <w:rPr>
                <w:rFonts w:cstheme="minorHAnsi"/>
                <w:b/>
                <w:bCs/>
                <w:sz w:val="20"/>
                <w:szCs w:val="20"/>
              </w:rPr>
            </w:pPr>
            <w:r w:rsidRPr="00DB5E72">
              <w:rPr>
                <w:rFonts w:cstheme="minorHAnsi"/>
                <w:b/>
                <w:bCs/>
                <w:sz w:val="20"/>
                <w:szCs w:val="20"/>
              </w:rPr>
              <w:lastRenderedPageBreak/>
              <w:t>View your research family’s locality(s) on at least one useful map.  While it is useful to identify ancestral locations on modern maps (like Google Maps), for this task, please try to find at least one different map, preferably an old map created near the time your research family was there.  FamilySearch’s wiki often provides links to useful historic maps.  Alternately, you could try some of the following sites to locate genealogically useful maps:</w:t>
            </w:r>
          </w:p>
          <w:p w14:paraId="511D9105" w14:textId="77777777" w:rsidR="00DB5E72" w:rsidRPr="00DB5E72" w:rsidRDefault="00DB5E72" w:rsidP="00DB5E72">
            <w:pPr>
              <w:rPr>
                <w:rFonts w:cstheme="minorHAnsi"/>
                <w:b/>
                <w:bCs/>
                <w:sz w:val="20"/>
                <w:szCs w:val="20"/>
              </w:rPr>
            </w:pPr>
            <w:r w:rsidRPr="00DB5E72">
              <w:rPr>
                <w:rFonts w:cstheme="minorHAnsi"/>
                <w:b/>
                <w:bCs/>
                <w:sz w:val="20"/>
                <w:szCs w:val="20"/>
              </w:rPr>
              <w:t>*David Rumsey Historical Map Collection (</w:t>
            </w:r>
            <w:hyperlink r:id="rId18" w:history="1">
              <w:r w:rsidRPr="00DB5E72">
                <w:rPr>
                  <w:rStyle w:val="Hyperlink"/>
                  <w:rFonts w:cstheme="minorHAnsi"/>
                  <w:b/>
                  <w:bCs/>
                  <w:sz w:val="20"/>
                  <w:szCs w:val="20"/>
                </w:rPr>
                <w:t>www.davidrumsey.com</w:t>
              </w:r>
            </w:hyperlink>
            <w:r w:rsidRPr="00DB5E72">
              <w:rPr>
                <w:rFonts w:cstheme="minorHAnsi"/>
                <w:b/>
                <w:bCs/>
                <w:sz w:val="20"/>
                <w:szCs w:val="20"/>
              </w:rPr>
              <w:t>)</w:t>
            </w:r>
          </w:p>
          <w:p w14:paraId="76515018" w14:textId="77777777" w:rsidR="00DB5E72" w:rsidRPr="00DB5E72" w:rsidRDefault="00DB5E72" w:rsidP="00DB5E72">
            <w:pPr>
              <w:rPr>
                <w:rFonts w:cstheme="minorHAnsi"/>
                <w:b/>
                <w:bCs/>
                <w:sz w:val="20"/>
                <w:szCs w:val="20"/>
              </w:rPr>
            </w:pPr>
            <w:r w:rsidRPr="00DB5E72">
              <w:rPr>
                <w:rFonts w:cstheme="minorHAnsi"/>
                <w:b/>
                <w:bCs/>
                <w:sz w:val="20"/>
                <w:szCs w:val="20"/>
              </w:rPr>
              <w:t>*Library of Congress Map Collection (</w:t>
            </w:r>
            <w:hyperlink r:id="rId19" w:history="1">
              <w:r w:rsidRPr="00DB5E72">
                <w:rPr>
                  <w:rStyle w:val="Hyperlink"/>
                  <w:rFonts w:cstheme="minorHAnsi"/>
                  <w:b/>
                  <w:bCs/>
                  <w:sz w:val="20"/>
                  <w:szCs w:val="20"/>
                </w:rPr>
                <w:t>www.loc.gov/</w:t>
              </w:r>
              <w:r w:rsidRPr="00DB5E72">
                <w:rPr>
                  <w:rStyle w:val="Hyperlink"/>
                  <w:rFonts w:cstheme="minorHAnsi"/>
                  <w:b/>
                  <w:bCs/>
                  <w:sz w:val="20"/>
                  <w:szCs w:val="20"/>
                </w:rPr>
                <w:t>m</w:t>
              </w:r>
              <w:r w:rsidRPr="00DB5E72">
                <w:rPr>
                  <w:rStyle w:val="Hyperlink"/>
                  <w:rFonts w:cstheme="minorHAnsi"/>
                  <w:b/>
                  <w:bCs/>
                  <w:sz w:val="20"/>
                  <w:szCs w:val="20"/>
                </w:rPr>
                <w:t>aps</w:t>
              </w:r>
            </w:hyperlink>
            <w:r w:rsidRPr="00DB5E72">
              <w:rPr>
                <w:rFonts w:cstheme="minorHAnsi"/>
                <w:b/>
                <w:bCs/>
                <w:sz w:val="20"/>
                <w:szCs w:val="20"/>
              </w:rPr>
              <w:t>)</w:t>
            </w:r>
          </w:p>
          <w:p w14:paraId="287A9C69" w14:textId="77777777" w:rsidR="00DB5E72" w:rsidRPr="00DB5E72" w:rsidRDefault="00DB5E72" w:rsidP="00DB5E72">
            <w:pPr>
              <w:rPr>
                <w:rFonts w:cstheme="minorHAnsi"/>
                <w:b/>
                <w:bCs/>
                <w:sz w:val="20"/>
                <w:szCs w:val="20"/>
              </w:rPr>
            </w:pPr>
            <w:r w:rsidRPr="00DB5E72">
              <w:rPr>
                <w:rFonts w:cstheme="minorHAnsi"/>
                <w:b/>
                <w:bCs/>
                <w:sz w:val="20"/>
                <w:szCs w:val="20"/>
              </w:rPr>
              <w:t>*Perry-Castaneda Library Map Collection (</w:t>
            </w:r>
            <w:hyperlink r:id="rId20" w:history="1">
              <w:r w:rsidRPr="00DB5E72">
                <w:rPr>
                  <w:rStyle w:val="Hyperlink"/>
                  <w:rFonts w:cstheme="minorHAnsi"/>
                  <w:b/>
                  <w:bCs/>
                  <w:sz w:val="20"/>
                  <w:szCs w:val="20"/>
                </w:rPr>
                <w:t>www.lib.utexas.edu/maps</w:t>
              </w:r>
            </w:hyperlink>
            <w:r w:rsidRPr="00DB5E72">
              <w:rPr>
                <w:rFonts w:cstheme="minorHAnsi"/>
                <w:b/>
                <w:bCs/>
                <w:sz w:val="20"/>
                <w:szCs w:val="20"/>
              </w:rPr>
              <w:t>)</w:t>
            </w:r>
          </w:p>
          <w:p w14:paraId="02CF2D02" w14:textId="77777777" w:rsidR="00DB5E72" w:rsidRPr="00DB5E72" w:rsidRDefault="00DB5E72" w:rsidP="00DB5E72">
            <w:pPr>
              <w:rPr>
                <w:rFonts w:cstheme="minorHAnsi"/>
                <w:b/>
                <w:bCs/>
                <w:sz w:val="20"/>
                <w:szCs w:val="20"/>
              </w:rPr>
            </w:pPr>
            <w:r w:rsidRPr="00DB5E72">
              <w:rPr>
                <w:rFonts w:cstheme="minorHAnsi"/>
                <w:b/>
                <w:bCs/>
                <w:sz w:val="20"/>
                <w:szCs w:val="20"/>
              </w:rPr>
              <w:t>What map(s) did you find (include link(s)):</w:t>
            </w:r>
          </w:p>
          <w:p w14:paraId="63DCD820" w14:textId="77777777" w:rsidR="00DB5E72" w:rsidRDefault="00DB5E72">
            <w:pPr>
              <w:rPr>
                <w:rFonts w:cstheme="minorHAnsi"/>
                <w:b/>
                <w:bCs/>
                <w:sz w:val="20"/>
                <w:szCs w:val="20"/>
              </w:rPr>
            </w:pPr>
          </w:p>
          <w:p w14:paraId="2D391501" w14:textId="0582683F" w:rsidR="00DB5E72" w:rsidRPr="00AE244E" w:rsidRDefault="00AE244E">
            <w:pPr>
              <w:rPr>
                <w:rFonts w:cstheme="minorHAnsi"/>
                <w:sz w:val="20"/>
                <w:szCs w:val="20"/>
              </w:rPr>
            </w:pPr>
            <w:r w:rsidRPr="00AE244E">
              <w:rPr>
                <w:rFonts w:cstheme="minorHAnsi"/>
                <w:sz w:val="20"/>
                <w:szCs w:val="20"/>
              </w:rPr>
              <w:t>I found maps on the Library of Congress m</w:t>
            </w:r>
            <w:r>
              <w:rPr>
                <w:rFonts w:cstheme="minorHAnsi"/>
                <w:sz w:val="20"/>
                <w:szCs w:val="20"/>
              </w:rPr>
              <w:t xml:space="preserve">ap collection for Panguitch Utah when my great grandpa, Wallace Church, was born. He was one of the children in the research family. The map was </w:t>
            </w:r>
            <w:r w:rsidR="002C629F">
              <w:rPr>
                <w:rFonts w:cstheme="minorHAnsi"/>
                <w:sz w:val="20"/>
                <w:szCs w:val="20"/>
              </w:rPr>
              <w:t xml:space="preserve">made </w:t>
            </w:r>
            <w:r>
              <w:rPr>
                <w:rFonts w:cstheme="minorHAnsi"/>
                <w:sz w:val="20"/>
                <w:szCs w:val="20"/>
              </w:rPr>
              <w:t xml:space="preserve">in </w:t>
            </w:r>
            <w:proofErr w:type="gramStart"/>
            <w:r>
              <w:rPr>
                <w:rFonts w:cstheme="minorHAnsi"/>
                <w:sz w:val="20"/>
                <w:szCs w:val="20"/>
              </w:rPr>
              <w:t>1917</w:t>
            </w:r>
            <w:proofErr w:type="gramEnd"/>
            <w:r>
              <w:rPr>
                <w:rFonts w:cstheme="minorHAnsi"/>
                <w:sz w:val="20"/>
                <w:szCs w:val="20"/>
              </w:rPr>
              <w:t xml:space="preserve"> which was the same year my great grandpa was born. </w:t>
            </w:r>
            <w:r w:rsidR="002C629F">
              <w:rPr>
                <w:rFonts w:cstheme="minorHAnsi"/>
                <w:sz w:val="20"/>
                <w:szCs w:val="20"/>
              </w:rPr>
              <w:t>It’s</w:t>
            </w:r>
            <w:r>
              <w:rPr>
                <w:rFonts w:cstheme="minorHAnsi"/>
                <w:sz w:val="20"/>
                <w:szCs w:val="20"/>
              </w:rPr>
              <w:t xml:space="preserve"> from the Sandborn Fire Insurance Company</w:t>
            </w:r>
            <w:r w:rsidR="00A954B9">
              <w:rPr>
                <w:rFonts w:cstheme="minorHAnsi"/>
                <w:sz w:val="20"/>
                <w:szCs w:val="20"/>
              </w:rPr>
              <w:t xml:space="preserve"> and the </w:t>
            </w:r>
            <w:proofErr w:type="gramStart"/>
            <w:r w:rsidR="00A954B9">
              <w:rPr>
                <w:rFonts w:cstheme="minorHAnsi"/>
                <w:sz w:val="20"/>
                <w:szCs w:val="20"/>
              </w:rPr>
              <w:t>provided link</w:t>
            </w:r>
            <w:proofErr w:type="gramEnd"/>
            <w:r w:rsidR="00A954B9">
              <w:rPr>
                <w:rFonts w:cstheme="minorHAnsi"/>
                <w:sz w:val="20"/>
                <w:szCs w:val="20"/>
              </w:rPr>
              <w:t xml:space="preserve"> includes a collection of 4 maps of the small town in 1917.</w:t>
            </w:r>
          </w:p>
          <w:p w14:paraId="2C14F11A" w14:textId="64F1D340" w:rsidR="00DB5E72" w:rsidRDefault="00DB5E72" w:rsidP="00AE244E">
            <w:pPr>
              <w:rPr>
                <w:ins w:id="0" w:author="Gavin Simpson" w:date="2026-09-26T13:26:00Z" w16du:dateUtc="2026-09-26T19:26:00Z"/>
                <w:rFonts w:cstheme="minorHAnsi"/>
                <w:b/>
                <w:bCs/>
                <w:sz w:val="20"/>
                <w:szCs w:val="20"/>
              </w:rPr>
            </w:pPr>
          </w:p>
          <w:p w14:paraId="5F6C2552" w14:textId="21CE7012" w:rsidR="00AE244E" w:rsidRDefault="00AE244E" w:rsidP="00AE244E">
            <w:pPr>
              <w:rPr>
                <w:rFonts w:cstheme="minorHAnsi"/>
                <w:b/>
                <w:bCs/>
                <w:sz w:val="20"/>
                <w:szCs w:val="20"/>
              </w:rPr>
            </w:pPr>
            <w:r>
              <w:rPr>
                <w:rFonts w:cstheme="minorHAnsi"/>
                <w:b/>
                <w:bCs/>
                <w:sz w:val="20"/>
                <w:szCs w:val="20"/>
              </w:rPr>
              <w:fldChar w:fldCharType="begin"/>
            </w:r>
            <w:ins w:id="1" w:author="Gavin Simpson" w:date="2026-09-26T13:27:00Z" w16du:dateUtc="2026-09-26T19:27:00Z">
              <w:r>
                <w:rPr>
                  <w:rFonts w:cstheme="minorHAnsi"/>
                  <w:b/>
                  <w:bCs/>
                  <w:sz w:val="20"/>
                  <w:szCs w:val="20"/>
                </w:rPr>
                <w:instrText>HYPERLINK "</w:instrText>
              </w:r>
            </w:ins>
            <w:r w:rsidRPr="00AE244E">
              <w:rPr>
                <w:rFonts w:cstheme="minorHAnsi"/>
                <w:b/>
                <w:bCs/>
                <w:sz w:val="20"/>
                <w:szCs w:val="20"/>
              </w:rPr>
              <w:instrText>https://www.loc.gov/resource/g4344pm.g088791917/?sp=1&amp;r=-0.72,-0.018,2.441,0.883,0</w:instrText>
            </w:r>
            <w:ins w:id="2" w:author="Gavin Simpson" w:date="2026-09-26T13:27:00Z" w16du:dateUtc="2026-09-26T19:27:00Z">
              <w:r>
                <w:rPr>
                  <w:rFonts w:cstheme="minorHAnsi"/>
                  <w:b/>
                  <w:bCs/>
                  <w:sz w:val="20"/>
                  <w:szCs w:val="20"/>
                </w:rPr>
                <w:instrText>"</w:instrText>
              </w:r>
            </w:ins>
            <w:r>
              <w:rPr>
                <w:rFonts w:cstheme="minorHAnsi"/>
                <w:b/>
                <w:bCs/>
                <w:sz w:val="20"/>
                <w:szCs w:val="20"/>
              </w:rPr>
              <w:fldChar w:fldCharType="separate"/>
            </w:r>
            <w:r w:rsidRPr="00C7447E">
              <w:rPr>
                <w:rStyle w:val="Hyperlink"/>
                <w:rFonts w:cstheme="minorHAnsi"/>
                <w:b/>
                <w:bCs/>
                <w:sz w:val="20"/>
                <w:szCs w:val="20"/>
              </w:rPr>
              <w:t>https://www.loc.gov/resource/g4344pm.g088791917/?sp=1&amp;r=-0.72,-0.018,2.441,0.883,0</w:t>
            </w:r>
            <w:r>
              <w:rPr>
                <w:rFonts w:cstheme="minorHAnsi"/>
                <w:b/>
                <w:bCs/>
                <w:sz w:val="20"/>
                <w:szCs w:val="20"/>
              </w:rPr>
              <w:fldChar w:fldCharType="end"/>
            </w:r>
          </w:p>
          <w:p w14:paraId="02164DD1" w14:textId="77777777" w:rsidR="00AE244E" w:rsidRDefault="00AE244E" w:rsidP="00AE244E">
            <w:pPr>
              <w:rPr>
                <w:rFonts w:cstheme="minorHAnsi"/>
                <w:b/>
                <w:bCs/>
                <w:sz w:val="20"/>
                <w:szCs w:val="20"/>
              </w:rPr>
            </w:pPr>
          </w:p>
          <w:p w14:paraId="4B3F13B7" w14:textId="77777777" w:rsidR="00DB5E72" w:rsidRDefault="00DB5E72">
            <w:pPr>
              <w:rPr>
                <w:rFonts w:cstheme="minorHAnsi"/>
                <w:b/>
                <w:bCs/>
                <w:sz w:val="20"/>
                <w:szCs w:val="20"/>
              </w:rPr>
            </w:pPr>
          </w:p>
          <w:p w14:paraId="434F8A19" w14:textId="77777777" w:rsidR="00DB5E72" w:rsidRDefault="00DB5E72">
            <w:pPr>
              <w:rPr>
                <w:rFonts w:cstheme="minorHAnsi"/>
                <w:b/>
                <w:bCs/>
                <w:sz w:val="20"/>
                <w:szCs w:val="20"/>
              </w:rPr>
            </w:pPr>
          </w:p>
        </w:tc>
      </w:tr>
      <w:tr w:rsidR="00DB5E72" w14:paraId="77F6DD95" w14:textId="77777777" w:rsidTr="00DB5E72">
        <w:tc>
          <w:tcPr>
            <w:tcW w:w="14390" w:type="dxa"/>
          </w:tcPr>
          <w:p w14:paraId="42F75078" w14:textId="77777777" w:rsidR="00DB5E72" w:rsidRDefault="00DB5E72" w:rsidP="00DB5E72">
            <w:pPr>
              <w:rPr>
                <w:rFonts w:cstheme="minorHAnsi"/>
                <w:b/>
                <w:bCs/>
                <w:sz w:val="20"/>
                <w:szCs w:val="20"/>
              </w:rPr>
            </w:pPr>
            <w:r w:rsidRPr="00DB5E72">
              <w:rPr>
                <w:rFonts w:cstheme="minorHAnsi"/>
                <w:b/>
                <w:bCs/>
                <w:sz w:val="20"/>
                <w:szCs w:val="20"/>
              </w:rPr>
              <w:t xml:space="preserve">Search the internet (using a search engine like Google) for your research family’s place name(s) + “history” to see what websites exist to teach you about the place(s) your ancestors lived.  What did you find?  Provide at least two links to websites you discovered with </w:t>
            </w:r>
            <w:proofErr w:type="gramStart"/>
            <w:r w:rsidRPr="00DB5E72">
              <w:rPr>
                <w:rFonts w:cstheme="minorHAnsi"/>
                <w:b/>
                <w:bCs/>
                <w:sz w:val="20"/>
                <w:szCs w:val="20"/>
              </w:rPr>
              <w:t>a brief summary</w:t>
            </w:r>
            <w:proofErr w:type="gramEnd"/>
            <w:r w:rsidRPr="00DB5E72">
              <w:rPr>
                <w:rFonts w:cstheme="minorHAnsi"/>
                <w:b/>
                <w:bCs/>
                <w:sz w:val="20"/>
                <w:szCs w:val="20"/>
              </w:rPr>
              <w:t xml:space="preserve"> of what you learned there:</w:t>
            </w:r>
          </w:p>
          <w:p w14:paraId="222DD3DF" w14:textId="77777777" w:rsidR="00DB5E72" w:rsidRDefault="00DB5E72" w:rsidP="00DB5E72">
            <w:pPr>
              <w:rPr>
                <w:rFonts w:cstheme="minorHAnsi"/>
                <w:b/>
                <w:bCs/>
                <w:sz w:val="20"/>
                <w:szCs w:val="20"/>
              </w:rPr>
            </w:pPr>
          </w:p>
          <w:p w14:paraId="7057618E" w14:textId="0E0CCB35" w:rsidR="00DB5E72" w:rsidRDefault="009A7F62" w:rsidP="00DB5E72">
            <w:pPr>
              <w:rPr>
                <w:rFonts w:cstheme="minorHAnsi"/>
                <w:b/>
                <w:bCs/>
                <w:sz w:val="20"/>
                <w:szCs w:val="20"/>
              </w:rPr>
            </w:pPr>
            <w:hyperlink r:id="rId21" w:history="1">
              <w:r w:rsidRPr="00C7447E">
                <w:rPr>
                  <w:rStyle w:val="Hyperlink"/>
                  <w:rFonts w:cstheme="minorHAnsi"/>
                  <w:b/>
                  <w:bCs/>
                  <w:sz w:val="20"/>
                  <w:szCs w:val="20"/>
                </w:rPr>
                <w:t>https://www.loc.gov/resource/g4344pm.g088791917/?sp=1&amp;r=-0.72,-0.018,2.441,0.883,0</w:t>
              </w:r>
            </w:hyperlink>
          </w:p>
          <w:p w14:paraId="4D44C4F7" w14:textId="5374FE38" w:rsidR="009A7F62" w:rsidRDefault="009A7F62" w:rsidP="00DB5E72">
            <w:pPr>
              <w:rPr>
                <w:rFonts w:cstheme="minorHAnsi"/>
                <w:sz w:val="20"/>
                <w:szCs w:val="20"/>
              </w:rPr>
            </w:pPr>
            <w:r>
              <w:rPr>
                <w:rFonts w:cstheme="minorHAnsi"/>
                <w:sz w:val="20"/>
                <w:szCs w:val="20"/>
              </w:rPr>
              <w:t xml:space="preserve">At this website, I learned that the original name of </w:t>
            </w:r>
            <w:proofErr w:type="gramStart"/>
            <w:r>
              <w:rPr>
                <w:rFonts w:cstheme="minorHAnsi"/>
                <w:sz w:val="20"/>
                <w:szCs w:val="20"/>
              </w:rPr>
              <w:t>the  place</w:t>
            </w:r>
            <w:proofErr w:type="gramEnd"/>
            <w:r>
              <w:rPr>
                <w:rFonts w:cstheme="minorHAnsi"/>
                <w:sz w:val="20"/>
                <w:szCs w:val="20"/>
              </w:rPr>
              <w:t xml:space="preserve"> was Fairview, but it was renamed to Panguitch which means “big fish” in the local Native American language because of the good fishing there. It was founded by pioneers from the Church. It says that when the town ran out of food the men (including one of my ancestors) found out that you could walk on the quilts and they wouldn’t sink in the snow. This helped them keep people from starving. It was a small town and mainly lived on agriculture and animal husbandry. </w:t>
            </w:r>
          </w:p>
          <w:p w14:paraId="0146F1EA" w14:textId="77777777" w:rsidR="009A7F62" w:rsidRDefault="009A7F62" w:rsidP="00DB5E72">
            <w:pPr>
              <w:rPr>
                <w:rFonts w:cstheme="minorHAnsi"/>
                <w:sz w:val="20"/>
                <w:szCs w:val="20"/>
              </w:rPr>
            </w:pPr>
          </w:p>
          <w:p w14:paraId="41EFB6B2" w14:textId="199F532C" w:rsidR="009A7F62" w:rsidRDefault="009A7F62" w:rsidP="00DB5E72">
            <w:pPr>
              <w:rPr>
                <w:rFonts w:cstheme="minorHAnsi"/>
                <w:sz w:val="20"/>
                <w:szCs w:val="20"/>
              </w:rPr>
            </w:pPr>
            <w:hyperlink r:id="rId22" w:history="1">
              <w:r w:rsidRPr="00C7447E">
                <w:rPr>
                  <w:rStyle w:val="Hyperlink"/>
                  <w:rFonts w:cstheme="minorHAnsi"/>
                  <w:sz w:val="20"/>
                  <w:szCs w:val="20"/>
                </w:rPr>
                <w:t>https://panguitchutah.gov/historic-tour/</w:t>
              </w:r>
            </w:hyperlink>
          </w:p>
          <w:p w14:paraId="1C4193FB" w14:textId="4644023A" w:rsidR="009A7F62" w:rsidRPr="009A7F62" w:rsidRDefault="009A7F62" w:rsidP="00DB5E72">
            <w:pPr>
              <w:rPr>
                <w:rFonts w:cstheme="minorHAnsi"/>
                <w:sz w:val="20"/>
                <w:szCs w:val="20"/>
              </w:rPr>
            </w:pPr>
            <w:r>
              <w:rPr>
                <w:rFonts w:cstheme="minorHAnsi"/>
                <w:sz w:val="20"/>
                <w:szCs w:val="20"/>
              </w:rPr>
              <w:t xml:space="preserve">This website also highlighted the quilt walking story and the town’s survival skills. It also talked about how they produced </w:t>
            </w:r>
            <w:r w:rsidR="007C32E7">
              <w:rPr>
                <w:rFonts w:cstheme="minorHAnsi"/>
                <w:sz w:val="20"/>
                <w:szCs w:val="20"/>
              </w:rPr>
              <w:t>high-quality</w:t>
            </w:r>
            <w:r>
              <w:rPr>
                <w:rFonts w:cstheme="minorHAnsi"/>
                <w:sz w:val="20"/>
                <w:szCs w:val="20"/>
              </w:rPr>
              <w:t xml:space="preserve"> bricks because of the high iron clay around them.</w:t>
            </w:r>
            <w:r w:rsidR="0008382A">
              <w:rPr>
                <w:rFonts w:cstheme="minorHAnsi"/>
                <w:sz w:val="20"/>
                <w:szCs w:val="20"/>
              </w:rPr>
              <w:t xml:space="preserve"> Federal agents used to sneak into the town at night to catch polygamists and town members would like lamps to tell the men to hide. </w:t>
            </w:r>
          </w:p>
          <w:p w14:paraId="21BD5E03" w14:textId="77777777" w:rsidR="00DB5E72" w:rsidRDefault="00DB5E72" w:rsidP="00DB5E72">
            <w:pPr>
              <w:rPr>
                <w:rFonts w:cstheme="minorHAnsi"/>
                <w:b/>
                <w:bCs/>
                <w:sz w:val="20"/>
                <w:szCs w:val="20"/>
              </w:rPr>
            </w:pPr>
          </w:p>
          <w:p w14:paraId="558A4FD5" w14:textId="77777777" w:rsidR="00DB5E72" w:rsidRDefault="00DB5E72" w:rsidP="00DB5E72">
            <w:pPr>
              <w:rPr>
                <w:rFonts w:cstheme="minorHAnsi"/>
                <w:b/>
                <w:bCs/>
                <w:sz w:val="20"/>
                <w:szCs w:val="20"/>
              </w:rPr>
            </w:pPr>
          </w:p>
          <w:p w14:paraId="56C6CAE9" w14:textId="77777777" w:rsidR="00DB5E72" w:rsidRDefault="00DB5E72" w:rsidP="00DB5E72">
            <w:pPr>
              <w:rPr>
                <w:rFonts w:cstheme="minorHAnsi"/>
                <w:b/>
                <w:bCs/>
                <w:sz w:val="20"/>
                <w:szCs w:val="20"/>
              </w:rPr>
            </w:pPr>
          </w:p>
          <w:p w14:paraId="3023D990" w14:textId="77777777" w:rsidR="00DB5E72" w:rsidRDefault="00DB5E72" w:rsidP="00DB5E72">
            <w:pPr>
              <w:rPr>
                <w:rFonts w:cstheme="minorHAnsi"/>
                <w:b/>
                <w:bCs/>
                <w:sz w:val="20"/>
                <w:szCs w:val="20"/>
              </w:rPr>
            </w:pPr>
          </w:p>
          <w:p w14:paraId="39FBA69B" w14:textId="77777777" w:rsidR="00DB5E72" w:rsidRDefault="00DB5E72" w:rsidP="00DB5E72">
            <w:pPr>
              <w:rPr>
                <w:rFonts w:cstheme="minorHAnsi"/>
                <w:b/>
                <w:bCs/>
                <w:sz w:val="20"/>
                <w:szCs w:val="20"/>
              </w:rPr>
            </w:pPr>
          </w:p>
          <w:p w14:paraId="78948827" w14:textId="77777777" w:rsidR="00DB5E72" w:rsidRDefault="00DB5E72" w:rsidP="00DB5E72">
            <w:pPr>
              <w:rPr>
                <w:rFonts w:cstheme="minorHAnsi"/>
                <w:b/>
                <w:bCs/>
                <w:sz w:val="20"/>
                <w:szCs w:val="20"/>
              </w:rPr>
            </w:pPr>
          </w:p>
          <w:p w14:paraId="06CE7382" w14:textId="77777777" w:rsidR="00DB5E72" w:rsidRDefault="00DB5E72" w:rsidP="00DB5E72">
            <w:pPr>
              <w:rPr>
                <w:rFonts w:cstheme="minorHAnsi"/>
                <w:b/>
                <w:bCs/>
                <w:sz w:val="20"/>
                <w:szCs w:val="20"/>
              </w:rPr>
            </w:pPr>
          </w:p>
          <w:p w14:paraId="4D4CC4D2" w14:textId="77777777" w:rsidR="00DB5E72" w:rsidRDefault="00DB5E72" w:rsidP="00DB5E72">
            <w:pPr>
              <w:rPr>
                <w:rFonts w:cstheme="minorHAnsi"/>
                <w:b/>
                <w:bCs/>
                <w:sz w:val="20"/>
                <w:szCs w:val="20"/>
              </w:rPr>
            </w:pPr>
          </w:p>
          <w:p w14:paraId="28293379" w14:textId="77777777" w:rsidR="00DB5E72" w:rsidRDefault="00DB5E72" w:rsidP="00DB5E72">
            <w:pPr>
              <w:rPr>
                <w:rFonts w:cstheme="minorHAnsi"/>
                <w:b/>
                <w:bCs/>
                <w:sz w:val="20"/>
                <w:szCs w:val="20"/>
              </w:rPr>
            </w:pPr>
          </w:p>
          <w:p w14:paraId="0F49B4DE" w14:textId="77777777" w:rsidR="00DB5E72" w:rsidRPr="00DB5E72" w:rsidRDefault="00DB5E72" w:rsidP="00DB5E72">
            <w:pPr>
              <w:rPr>
                <w:rFonts w:cstheme="minorHAnsi"/>
                <w:b/>
                <w:bCs/>
                <w:sz w:val="20"/>
                <w:szCs w:val="20"/>
              </w:rPr>
            </w:pPr>
          </w:p>
          <w:p w14:paraId="71056B6B" w14:textId="77777777" w:rsidR="00DB5E72" w:rsidRDefault="00DB5E72">
            <w:pPr>
              <w:rPr>
                <w:rFonts w:cstheme="minorHAnsi"/>
                <w:b/>
                <w:bCs/>
                <w:sz w:val="20"/>
                <w:szCs w:val="20"/>
              </w:rPr>
            </w:pPr>
          </w:p>
        </w:tc>
      </w:tr>
    </w:tbl>
    <w:p w14:paraId="7DA1CA2E" w14:textId="77777777" w:rsidR="00CC6B41" w:rsidRDefault="00CC6B41">
      <w:pPr>
        <w:rPr>
          <w:rFonts w:cstheme="minorHAnsi"/>
          <w:b/>
          <w:bCs/>
          <w:sz w:val="20"/>
          <w:szCs w:val="20"/>
        </w:rPr>
      </w:pPr>
    </w:p>
    <w:p w14:paraId="30BA8EA1" w14:textId="77777777" w:rsidR="004A0836" w:rsidRDefault="004A0836">
      <w:pPr>
        <w:rPr>
          <w:rFonts w:cstheme="minorHAnsi"/>
          <w:b/>
          <w:bCs/>
          <w:sz w:val="20"/>
          <w:szCs w:val="20"/>
        </w:rPr>
      </w:pPr>
    </w:p>
    <w:tbl>
      <w:tblPr>
        <w:tblStyle w:val="TableGrid"/>
        <w:tblW w:w="14400" w:type="dxa"/>
        <w:tblLook w:val="04A0" w:firstRow="1" w:lastRow="0" w:firstColumn="1" w:lastColumn="0" w:noHBand="0" w:noVBand="1"/>
      </w:tblPr>
      <w:tblGrid>
        <w:gridCol w:w="979"/>
        <w:gridCol w:w="906"/>
        <w:gridCol w:w="1124"/>
        <w:gridCol w:w="1340"/>
        <w:gridCol w:w="2562"/>
        <w:gridCol w:w="2083"/>
        <w:gridCol w:w="2784"/>
        <w:gridCol w:w="2622"/>
      </w:tblGrid>
      <w:tr w:rsidR="00D30199" w:rsidRPr="00E34DDC" w14:paraId="50A41CF4" w14:textId="77777777" w:rsidTr="00D30199">
        <w:trPr>
          <w:trHeight w:val="251"/>
          <w:tblHeader/>
        </w:trPr>
        <w:tc>
          <w:tcPr>
            <w:tcW w:w="979" w:type="dxa"/>
            <w:shd w:val="clear" w:color="auto" w:fill="D0CECE" w:themeFill="background2" w:themeFillShade="E6"/>
          </w:tcPr>
          <w:p w14:paraId="09E09C94" w14:textId="77777777" w:rsidR="005C30CB" w:rsidRPr="00E34DDC" w:rsidRDefault="005C30CB" w:rsidP="007226BB">
            <w:pPr>
              <w:rPr>
                <w:rFonts w:cstheme="minorHAnsi"/>
                <w:b/>
                <w:sz w:val="20"/>
                <w:szCs w:val="20"/>
              </w:rPr>
            </w:pPr>
            <w:r w:rsidRPr="00E34DDC">
              <w:rPr>
                <w:rFonts w:cstheme="minorHAnsi"/>
                <w:b/>
                <w:sz w:val="20"/>
                <w:szCs w:val="20"/>
              </w:rPr>
              <w:t>Date</w:t>
            </w:r>
            <w:r>
              <w:rPr>
                <w:rFonts w:cstheme="minorHAnsi"/>
                <w:b/>
                <w:sz w:val="20"/>
                <w:szCs w:val="20"/>
              </w:rPr>
              <w:t xml:space="preserve"> of Search</w:t>
            </w:r>
          </w:p>
        </w:tc>
        <w:tc>
          <w:tcPr>
            <w:tcW w:w="906" w:type="dxa"/>
            <w:shd w:val="clear" w:color="auto" w:fill="D0CECE" w:themeFill="background2" w:themeFillShade="E6"/>
          </w:tcPr>
          <w:p w14:paraId="08E39796" w14:textId="77777777" w:rsidR="005C30CB" w:rsidRPr="00E34DDC" w:rsidRDefault="005C30CB" w:rsidP="007226BB">
            <w:pPr>
              <w:rPr>
                <w:rFonts w:cstheme="minorHAnsi"/>
                <w:b/>
                <w:sz w:val="20"/>
                <w:szCs w:val="20"/>
              </w:rPr>
            </w:pPr>
            <w:r>
              <w:rPr>
                <w:rFonts w:cstheme="minorHAnsi"/>
                <w:b/>
                <w:sz w:val="20"/>
                <w:szCs w:val="20"/>
              </w:rPr>
              <w:t>Time Spent</w:t>
            </w:r>
          </w:p>
        </w:tc>
        <w:tc>
          <w:tcPr>
            <w:tcW w:w="1124" w:type="dxa"/>
            <w:shd w:val="clear" w:color="auto" w:fill="D0CECE" w:themeFill="background2" w:themeFillShade="E6"/>
          </w:tcPr>
          <w:p w14:paraId="1E3B035A" w14:textId="77777777" w:rsidR="005C30CB" w:rsidRPr="00E34DDC" w:rsidRDefault="005C30CB" w:rsidP="007226BB">
            <w:pPr>
              <w:rPr>
                <w:rFonts w:cstheme="minorHAnsi"/>
                <w:b/>
                <w:sz w:val="20"/>
                <w:szCs w:val="20"/>
              </w:rPr>
            </w:pPr>
            <w:r>
              <w:rPr>
                <w:rFonts w:cstheme="minorHAnsi"/>
                <w:b/>
                <w:sz w:val="20"/>
                <w:szCs w:val="20"/>
              </w:rPr>
              <w:t>Purpose of Search</w:t>
            </w:r>
          </w:p>
        </w:tc>
        <w:tc>
          <w:tcPr>
            <w:tcW w:w="1340" w:type="dxa"/>
            <w:shd w:val="clear" w:color="auto" w:fill="D0CECE" w:themeFill="background2" w:themeFillShade="E6"/>
          </w:tcPr>
          <w:p w14:paraId="58FC4D77" w14:textId="77777777" w:rsidR="005C30CB" w:rsidRPr="00E34DDC" w:rsidRDefault="005C30CB" w:rsidP="007226BB">
            <w:pPr>
              <w:rPr>
                <w:rFonts w:cstheme="minorHAnsi"/>
                <w:b/>
                <w:sz w:val="20"/>
                <w:szCs w:val="20"/>
              </w:rPr>
            </w:pPr>
            <w:r>
              <w:rPr>
                <w:rFonts w:cstheme="minorHAnsi"/>
                <w:b/>
                <w:sz w:val="20"/>
                <w:szCs w:val="20"/>
              </w:rPr>
              <w:t>Website or Repository</w:t>
            </w:r>
          </w:p>
        </w:tc>
        <w:tc>
          <w:tcPr>
            <w:tcW w:w="2562" w:type="dxa"/>
            <w:shd w:val="clear" w:color="auto" w:fill="D0CECE" w:themeFill="background2" w:themeFillShade="E6"/>
          </w:tcPr>
          <w:p w14:paraId="6234A9CB" w14:textId="77777777" w:rsidR="005C30CB" w:rsidRPr="00E34DDC" w:rsidRDefault="005C30CB" w:rsidP="007226BB">
            <w:pPr>
              <w:rPr>
                <w:rFonts w:cstheme="minorHAnsi"/>
                <w:b/>
                <w:sz w:val="20"/>
                <w:szCs w:val="20"/>
              </w:rPr>
            </w:pPr>
            <w:r w:rsidRPr="00E34DDC">
              <w:rPr>
                <w:rFonts w:cstheme="minorHAnsi"/>
                <w:b/>
                <w:sz w:val="20"/>
                <w:szCs w:val="20"/>
              </w:rPr>
              <w:t>Source</w:t>
            </w:r>
            <w:r>
              <w:rPr>
                <w:rFonts w:cstheme="minorHAnsi"/>
                <w:b/>
                <w:sz w:val="20"/>
                <w:szCs w:val="20"/>
              </w:rPr>
              <w:t>/Database/Collection</w:t>
            </w:r>
          </w:p>
        </w:tc>
        <w:tc>
          <w:tcPr>
            <w:tcW w:w="2083" w:type="dxa"/>
            <w:shd w:val="clear" w:color="auto" w:fill="D0CECE" w:themeFill="background2" w:themeFillShade="E6"/>
          </w:tcPr>
          <w:p w14:paraId="1962A93D" w14:textId="77777777" w:rsidR="005C30CB" w:rsidRPr="00E34DDC" w:rsidRDefault="005C30CB" w:rsidP="007226BB">
            <w:pPr>
              <w:rPr>
                <w:rFonts w:cstheme="minorHAnsi"/>
                <w:b/>
                <w:sz w:val="20"/>
                <w:szCs w:val="20"/>
              </w:rPr>
            </w:pPr>
            <w:r w:rsidRPr="00E34DDC">
              <w:rPr>
                <w:rFonts w:cstheme="minorHAnsi"/>
                <w:b/>
                <w:sz w:val="20"/>
                <w:szCs w:val="20"/>
              </w:rPr>
              <w:t>Search parameters</w:t>
            </w:r>
          </w:p>
        </w:tc>
        <w:tc>
          <w:tcPr>
            <w:tcW w:w="2784" w:type="dxa"/>
            <w:shd w:val="clear" w:color="auto" w:fill="D0CECE" w:themeFill="background2" w:themeFillShade="E6"/>
          </w:tcPr>
          <w:p w14:paraId="7903507D" w14:textId="77777777" w:rsidR="005C30CB" w:rsidRPr="00E34DDC" w:rsidRDefault="005C30CB" w:rsidP="007226BB">
            <w:pPr>
              <w:rPr>
                <w:b/>
                <w:bCs/>
                <w:sz w:val="20"/>
                <w:szCs w:val="20"/>
              </w:rPr>
            </w:pPr>
            <w:r w:rsidRPr="118FE131">
              <w:rPr>
                <w:b/>
                <w:bCs/>
                <w:sz w:val="20"/>
                <w:szCs w:val="20"/>
              </w:rPr>
              <w:t xml:space="preserve">Findings and notes </w:t>
            </w:r>
          </w:p>
        </w:tc>
        <w:tc>
          <w:tcPr>
            <w:tcW w:w="2622" w:type="dxa"/>
            <w:shd w:val="clear" w:color="auto" w:fill="D0CECE" w:themeFill="background2" w:themeFillShade="E6"/>
          </w:tcPr>
          <w:p w14:paraId="0F33C89E" w14:textId="77777777" w:rsidR="005C30CB" w:rsidRPr="00E34DDC" w:rsidRDefault="005C30CB" w:rsidP="007226BB">
            <w:pPr>
              <w:rPr>
                <w:rFonts w:cstheme="minorHAnsi"/>
                <w:b/>
                <w:sz w:val="20"/>
                <w:szCs w:val="20"/>
              </w:rPr>
            </w:pPr>
            <w:r w:rsidRPr="00E34DDC">
              <w:rPr>
                <w:rFonts w:cstheme="minorHAnsi"/>
                <w:b/>
                <w:sz w:val="20"/>
                <w:szCs w:val="20"/>
              </w:rPr>
              <w:t>Citation</w:t>
            </w:r>
          </w:p>
        </w:tc>
      </w:tr>
      <w:tr w:rsidR="00D30199" w:rsidRPr="00E34DDC" w14:paraId="6DCE59F0" w14:textId="77777777" w:rsidTr="00923390">
        <w:trPr>
          <w:trHeight w:val="251"/>
          <w:tblHeader/>
        </w:trPr>
        <w:tc>
          <w:tcPr>
            <w:tcW w:w="979" w:type="dxa"/>
            <w:shd w:val="clear" w:color="auto" w:fill="E7E6E6" w:themeFill="background2"/>
          </w:tcPr>
          <w:p w14:paraId="744B0AB1" w14:textId="5D7048A5" w:rsidR="00D30199" w:rsidRPr="00D30199" w:rsidRDefault="00D30199" w:rsidP="007226BB">
            <w:pPr>
              <w:rPr>
                <w:rFonts w:cstheme="minorHAnsi"/>
                <w:bCs/>
                <w:i/>
                <w:iCs/>
                <w:sz w:val="16"/>
                <w:szCs w:val="16"/>
              </w:rPr>
            </w:pPr>
            <w:r w:rsidRPr="00D30199">
              <w:rPr>
                <w:rFonts w:cstheme="minorHAnsi"/>
                <w:bCs/>
                <w:i/>
                <w:iCs/>
                <w:sz w:val="16"/>
                <w:szCs w:val="16"/>
              </w:rPr>
              <w:t>In this column simply type the date you made a search</w:t>
            </w:r>
            <w:r>
              <w:rPr>
                <w:rFonts w:cstheme="minorHAnsi"/>
                <w:bCs/>
                <w:i/>
                <w:iCs/>
                <w:sz w:val="16"/>
                <w:szCs w:val="16"/>
              </w:rPr>
              <w:t>. Example:</w:t>
            </w:r>
          </w:p>
          <w:p w14:paraId="42F7A863" w14:textId="79631796" w:rsidR="00D30199" w:rsidRPr="00D30199" w:rsidRDefault="00D30199" w:rsidP="007226BB">
            <w:pPr>
              <w:rPr>
                <w:rFonts w:cstheme="minorHAnsi"/>
                <w:bCs/>
                <w:sz w:val="16"/>
                <w:szCs w:val="16"/>
              </w:rPr>
            </w:pPr>
            <w:r w:rsidRPr="00D30199">
              <w:rPr>
                <w:rFonts w:cstheme="minorHAnsi"/>
                <w:bCs/>
                <w:sz w:val="16"/>
                <w:szCs w:val="16"/>
              </w:rPr>
              <w:t>1 Jan 2026</w:t>
            </w:r>
          </w:p>
        </w:tc>
        <w:tc>
          <w:tcPr>
            <w:tcW w:w="906" w:type="dxa"/>
            <w:shd w:val="clear" w:color="auto" w:fill="E7E6E6" w:themeFill="background2"/>
          </w:tcPr>
          <w:p w14:paraId="3203BF73" w14:textId="25E16B2E" w:rsidR="005C30CB" w:rsidRPr="00D30199" w:rsidRDefault="00523FE0" w:rsidP="007226BB">
            <w:pPr>
              <w:rPr>
                <w:rFonts w:cstheme="minorHAnsi"/>
                <w:bCs/>
                <w:i/>
                <w:iCs/>
                <w:sz w:val="16"/>
                <w:szCs w:val="16"/>
              </w:rPr>
            </w:pPr>
            <w:r>
              <w:rPr>
                <w:rFonts w:cstheme="minorHAnsi"/>
                <w:bCs/>
                <w:i/>
                <w:iCs/>
                <w:sz w:val="16"/>
                <w:szCs w:val="16"/>
              </w:rPr>
              <w:t>S</w:t>
            </w:r>
            <w:r w:rsidR="00D30199" w:rsidRPr="00D30199">
              <w:rPr>
                <w:rFonts w:cstheme="minorHAnsi"/>
                <w:bCs/>
                <w:i/>
                <w:iCs/>
                <w:sz w:val="16"/>
                <w:szCs w:val="16"/>
              </w:rPr>
              <w:t>teps</w:t>
            </w:r>
            <w:r w:rsidR="00CB7907">
              <w:rPr>
                <w:rFonts w:cstheme="minorHAnsi"/>
                <w:bCs/>
                <w:i/>
                <w:iCs/>
                <w:sz w:val="16"/>
                <w:szCs w:val="16"/>
              </w:rPr>
              <w:t xml:space="preserve"> 4,</w:t>
            </w:r>
            <w:r w:rsidR="00D30199" w:rsidRPr="00D30199">
              <w:rPr>
                <w:rFonts w:cstheme="minorHAnsi"/>
                <w:bCs/>
                <w:i/>
                <w:iCs/>
                <w:sz w:val="16"/>
                <w:szCs w:val="16"/>
              </w:rPr>
              <w:t xml:space="preserve"> 5 &amp; 6</w:t>
            </w:r>
            <w:r>
              <w:rPr>
                <w:rFonts w:cstheme="minorHAnsi"/>
                <w:bCs/>
                <w:i/>
                <w:iCs/>
                <w:sz w:val="16"/>
                <w:szCs w:val="16"/>
              </w:rPr>
              <w:t xml:space="preserve"> require </w:t>
            </w:r>
            <w:r w:rsidR="00D30199" w:rsidRPr="00D30199">
              <w:rPr>
                <w:rFonts w:cstheme="minorHAnsi"/>
                <w:bCs/>
                <w:i/>
                <w:iCs/>
                <w:sz w:val="16"/>
                <w:szCs w:val="16"/>
              </w:rPr>
              <w:t>the time you spent</w:t>
            </w:r>
            <w:r>
              <w:rPr>
                <w:rFonts w:cstheme="minorHAnsi"/>
                <w:bCs/>
                <w:i/>
                <w:iCs/>
                <w:sz w:val="16"/>
                <w:szCs w:val="16"/>
              </w:rPr>
              <w:t xml:space="preserve"> on each search</w:t>
            </w:r>
            <w:r w:rsidR="00D30199">
              <w:rPr>
                <w:rFonts w:cstheme="minorHAnsi"/>
                <w:bCs/>
                <w:i/>
                <w:iCs/>
                <w:sz w:val="16"/>
                <w:szCs w:val="16"/>
              </w:rPr>
              <w:t xml:space="preserve">. Example: </w:t>
            </w:r>
            <w:r w:rsidR="00D30199" w:rsidRPr="00D30199">
              <w:rPr>
                <w:rFonts w:cstheme="minorHAnsi"/>
                <w:bCs/>
                <w:sz w:val="16"/>
                <w:szCs w:val="16"/>
              </w:rPr>
              <w:t>20 min.</w:t>
            </w:r>
          </w:p>
        </w:tc>
        <w:tc>
          <w:tcPr>
            <w:tcW w:w="1124" w:type="dxa"/>
            <w:shd w:val="clear" w:color="auto" w:fill="E7E6E6" w:themeFill="background2"/>
          </w:tcPr>
          <w:p w14:paraId="54D45E51" w14:textId="55B52A4F" w:rsidR="005C30CB" w:rsidRPr="00D30199" w:rsidRDefault="00D30199" w:rsidP="007226BB">
            <w:pPr>
              <w:rPr>
                <w:rFonts w:cstheme="minorHAnsi"/>
                <w:bCs/>
                <w:sz w:val="16"/>
                <w:szCs w:val="16"/>
              </w:rPr>
            </w:pPr>
            <w:r>
              <w:rPr>
                <w:rFonts w:cstheme="minorHAnsi"/>
                <w:bCs/>
                <w:i/>
                <w:iCs/>
                <w:sz w:val="16"/>
                <w:szCs w:val="16"/>
              </w:rPr>
              <w:t xml:space="preserve">What is the goal of this </w:t>
            </w:r>
            <w:proofErr w:type="gramStart"/>
            <w:r>
              <w:rPr>
                <w:rFonts w:cstheme="minorHAnsi"/>
                <w:bCs/>
                <w:i/>
                <w:iCs/>
                <w:sz w:val="16"/>
                <w:szCs w:val="16"/>
              </w:rPr>
              <w:t>particular search</w:t>
            </w:r>
            <w:proofErr w:type="gramEnd"/>
            <w:r>
              <w:rPr>
                <w:rFonts w:cstheme="minorHAnsi"/>
                <w:bCs/>
                <w:i/>
                <w:iCs/>
                <w:sz w:val="16"/>
                <w:szCs w:val="16"/>
              </w:rPr>
              <w:t xml:space="preserve"> attempt. Example: </w:t>
            </w:r>
            <w:r>
              <w:rPr>
                <w:rFonts w:cstheme="minorHAnsi"/>
                <w:bCs/>
                <w:sz w:val="16"/>
                <w:szCs w:val="16"/>
              </w:rPr>
              <w:t xml:space="preserve">Locate Joe </w:t>
            </w:r>
            <w:r w:rsidR="00631EBE">
              <w:rPr>
                <w:rFonts w:cstheme="minorHAnsi"/>
                <w:bCs/>
                <w:sz w:val="16"/>
                <w:szCs w:val="16"/>
              </w:rPr>
              <w:t>in the 1870 U.S. census</w:t>
            </w:r>
          </w:p>
        </w:tc>
        <w:tc>
          <w:tcPr>
            <w:tcW w:w="1340" w:type="dxa"/>
            <w:shd w:val="clear" w:color="auto" w:fill="E7E6E6" w:themeFill="background2"/>
          </w:tcPr>
          <w:p w14:paraId="11D10876" w14:textId="77777777" w:rsidR="005C30CB" w:rsidRDefault="00D30199" w:rsidP="007226BB">
            <w:pPr>
              <w:rPr>
                <w:rFonts w:cstheme="minorHAnsi"/>
                <w:bCs/>
                <w:i/>
                <w:iCs/>
                <w:sz w:val="16"/>
                <w:szCs w:val="16"/>
              </w:rPr>
            </w:pPr>
            <w:r>
              <w:rPr>
                <w:rFonts w:cstheme="minorHAnsi"/>
                <w:bCs/>
                <w:i/>
                <w:iCs/>
                <w:sz w:val="16"/>
                <w:szCs w:val="16"/>
              </w:rPr>
              <w:t>On what website or in what library or archive are you searching?</w:t>
            </w:r>
          </w:p>
          <w:p w14:paraId="228EDCE3" w14:textId="77777777" w:rsidR="00D30199" w:rsidRDefault="00D30199" w:rsidP="007226BB">
            <w:pPr>
              <w:rPr>
                <w:rFonts w:cstheme="minorHAnsi"/>
                <w:bCs/>
                <w:i/>
                <w:iCs/>
                <w:sz w:val="16"/>
                <w:szCs w:val="16"/>
              </w:rPr>
            </w:pPr>
            <w:r>
              <w:rPr>
                <w:rFonts w:cstheme="minorHAnsi"/>
                <w:bCs/>
                <w:i/>
                <w:iCs/>
                <w:sz w:val="16"/>
                <w:szCs w:val="16"/>
              </w:rPr>
              <w:t>Examples:</w:t>
            </w:r>
          </w:p>
          <w:p w14:paraId="3CCA3548" w14:textId="77777777" w:rsidR="00D30199" w:rsidRDefault="00D30199" w:rsidP="007226BB">
            <w:pPr>
              <w:rPr>
                <w:rFonts w:cstheme="minorHAnsi"/>
                <w:bCs/>
                <w:sz w:val="16"/>
                <w:szCs w:val="16"/>
              </w:rPr>
            </w:pPr>
            <w:r>
              <w:rPr>
                <w:rFonts w:cstheme="minorHAnsi"/>
                <w:bCs/>
                <w:sz w:val="16"/>
                <w:szCs w:val="16"/>
              </w:rPr>
              <w:t>Ancestry.com</w:t>
            </w:r>
          </w:p>
          <w:p w14:paraId="0B29279C" w14:textId="77777777" w:rsidR="00D30199" w:rsidRDefault="00D30199" w:rsidP="007226BB">
            <w:pPr>
              <w:rPr>
                <w:rFonts w:cstheme="minorHAnsi"/>
                <w:bCs/>
                <w:sz w:val="16"/>
                <w:szCs w:val="16"/>
              </w:rPr>
            </w:pPr>
            <w:r>
              <w:rPr>
                <w:rFonts w:cstheme="minorHAnsi"/>
                <w:bCs/>
                <w:sz w:val="16"/>
                <w:szCs w:val="16"/>
              </w:rPr>
              <w:t>FamilySearch.org</w:t>
            </w:r>
          </w:p>
          <w:p w14:paraId="7E763EA6" w14:textId="77777777" w:rsidR="00923390" w:rsidRDefault="00631EBE" w:rsidP="007226BB">
            <w:pPr>
              <w:rPr>
                <w:rFonts w:cstheme="minorHAnsi"/>
                <w:bCs/>
                <w:sz w:val="16"/>
                <w:szCs w:val="16"/>
              </w:rPr>
            </w:pPr>
            <w:r>
              <w:rPr>
                <w:rFonts w:cstheme="minorHAnsi"/>
                <w:bCs/>
                <w:sz w:val="16"/>
                <w:szCs w:val="16"/>
              </w:rPr>
              <w:t>Myheritage.com</w:t>
            </w:r>
          </w:p>
          <w:p w14:paraId="72332476" w14:textId="1290B1B3" w:rsidR="00631EBE" w:rsidRPr="00D30199" w:rsidRDefault="00631EBE" w:rsidP="007226BB">
            <w:pPr>
              <w:rPr>
                <w:rFonts w:cstheme="minorHAnsi"/>
                <w:bCs/>
                <w:sz w:val="16"/>
                <w:szCs w:val="16"/>
              </w:rPr>
            </w:pPr>
            <w:r>
              <w:rPr>
                <w:rFonts w:cstheme="minorHAnsi"/>
                <w:bCs/>
                <w:sz w:val="16"/>
                <w:szCs w:val="16"/>
              </w:rPr>
              <w:t>Findmypast.com</w:t>
            </w:r>
          </w:p>
        </w:tc>
        <w:tc>
          <w:tcPr>
            <w:tcW w:w="2562" w:type="dxa"/>
            <w:shd w:val="clear" w:color="auto" w:fill="E7E6E6" w:themeFill="background2"/>
          </w:tcPr>
          <w:p w14:paraId="5A3AD447" w14:textId="77777777" w:rsidR="005C30CB" w:rsidRDefault="00923390" w:rsidP="007226BB">
            <w:pPr>
              <w:rPr>
                <w:rFonts w:cstheme="minorHAnsi"/>
                <w:bCs/>
                <w:i/>
                <w:iCs/>
                <w:sz w:val="16"/>
                <w:szCs w:val="16"/>
              </w:rPr>
            </w:pPr>
            <w:r>
              <w:rPr>
                <w:rFonts w:cstheme="minorHAnsi"/>
                <w:bCs/>
                <w:i/>
                <w:iCs/>
                <w:sz w:val="16"/>
                <w:szCs w:val="16"/>
              </w:rPr>
              <w:t>Be specific about the source you’re searching. Examples:</w:t>
            </w:r>
          </w:p>
          <w:p w14:paraId="568C5B5F" w14:textId="77777777" w:rsidR="00631EBE" w:rsidRDefault="00631EBE" w:rsidP="007226BB">
            <w:pPr>
              <w:rPr>
                <w:rFonts w:cstheme="minorHAnsi"/>
                <w:bCs/>
                <w:i/>
                <w:iCs/>
                <w:sz w:val="16"/>
                <w:szCs w:val="16"/>
              </w:rPr>
            </w:pPr>
          </w:p>
          <w:p w14:paraId="0A65FF68" w14:textId="77777777" w:rsidR="00923390" w:rsidRDefault="00923390" w:rsidP="007226BB">
            <w:pPr>
              <w:rPr>
                <w:rFonts w:cstheme="minorHAnsi"/>
                <w:bCs/>
                <w:sz w:val="16"/>
                <w:szCs w:val="16"/>
              </w:rPr>
            </w:pPr>
            <w:r>
              <w:rPr>
                <w:rFonts w:cstheme="minorHAnsi"/>
                <w:bCs/>
                <w:sz w:val="16"/>
                <w:szCs w:val="16"/>
              </w:rPr>
              <w:t>FamilySearch’s Tree</w:t>
            </w:r>
          </w:p>
          <w:p w14:paraId="117E6E65" w14:textId="77777777" w:rsidR="00923390" w:rsidRDefault="00923390" w:rsidP="007226BB">
            <w:pPr>
              <w:rPr>
                <w:rFonts w:cstheme="minorHAnsi"/>
                <w:bCs/>
                <w:sz w:val="16"/>
                <w:szCs w:val="16"/>
              </w:rPr>
            </w:pPr>
            <w:r>
              <w:rPr>
                <w:rFonts w:cstheme="minorHAnsi"/>
                <w:bCs/>
                <w:sz w:val="16"/>
                <w:szCs w:val="16"/>
              </w:rPr>
              <w:t>UK Census Collection</w:t>
            </w:r>
          </w:p>
          <w:p w14:paraId="4A9E95CC" w14:textId="5CD2DCC6" w:rsidR="00923390" w:rsidRDefault="00631EBE" w:rsidP="007226BB">
            <w:pPr>
              <w:rPr>
                <w:rFonts w:cstheme="minorHAnsi"/>
                <w:bCs/>
                <w:sz w:val="16"/>
                <w:szCs w:val="16"/>
              </w:rPr>
            </w:pPr>
            <w:r>
              <w:rPr>
                <w:rFonts w:cstheme="minorHAnsi"/>
                <w:bCs/>
                <w:sz w:val="16"/>
                <w:szCs w:val="16"/>
              </w:rPr>
              <w:t xml:space="preserve">“Canada </w:t>
            </w:r>
            <w:r w:rsidR="00923390">
              <w:rPr>
                <w:rFonts w:cstheme="minorHAnsi"/>
                <w:bCs/>
                <w:sz w:val="16"/>
                <w:szCs w:val="16"/>
              </w:rPr>
              <w:t>Census</w:t>
            </w:r>
            <w:r>
              <w:rPr>
                <w:rFonts w:cstheme="minorHAnsi"/>
                <w:bCs/>
                <w:sz w:val="16"/>
                <w:szCs w:val="16"/>
              </w:rPr>
              <w:t>, 1921”</w:t>
            </w:r>
          </w:p>
          <w:p w14:paraId="6EA3161C" w14:textId="1F82CFCE" w:rsidR="00923390" w:rsidRDefault="00631EBE" w:rsidP="007226BB">
            <w:pPr>
              <w:rPr>
                <w:rFonts w:cstheme="minorHAnsi"/>
                <w:bCs/>
                <w:sz w:val="16"/>
                <w:szCs w:val="16"/>
              </w:rPr>
            </w:pPr>
            <w:r>
              <w:rPr>
                <w:rFonts w:cstheme="minorHAnsi"/>
                <w:bCs/>
                <w:sz w:val="16"/>
                <w:szCs w:val="16"/>
              </w:rPr>
              <w:t>“United States, Census, 1900”</w:t>
            </w:r>
          </w:p>
          <w:p w14:paraId="2F0AB74F" w14:textId="786AC7A2" w:rsidR="00923390" w:rsidRPr="00923390" w:rsidRDefault="00923390" w:rsidP="007226BB">
            <w:pPr>
              <w:rPr>
                <w:rFonts w:cstheme="minorHAnsi"/>
                <w:bCs/>
                <w:sz w:val="16"/>
                <w:szCs w:val="16"/>
              </w:rPr>
            </w:pPr>
          </w:p>
        </w:tc>
        <w:tc>
          <w:tcPr>
            <w:tcW w:w="2083" w:type="dxa"/>
            <w:shd w:val="clear" w:color="auto" w:fill="E7E6E6" w:themeFill="background2"/>
          </w:tcPr>
          <w:p w14:paraId="5B2DAE08" w14:textId="77777777" w:rsidR="005C30CB" w:rsidRDefault="00923390" w:rsidP="007226BB">
            <w:pPr>
              <w:rPr>
                <w:rFonts w:cstheme="minorHAnsi"/>
                <w:bCs/>
                <w:i/>
                <w:iCs/>
                <w:sz w:val="16"/>
                <w:szCs w:val="16"/>
              </w:rPr>
            </w:pPr>
            <w:r>
              <w:rPr>
                <w:rFonts w:cstheme="minorHAnsi"/>
                <w:bCs/>
                <w:i/>
                <w:iCs/>
                <w:sz w:val="16"/>
                <w:szCs w:val="16"/>
              </w:rPr>
              <w:t>What names, date ranges, places, etc. did you use to search? Examples:</w:t>
            </w:r>
          </w:p>
          <w:p w14:paraId="6423F867" w14:textId="77777777" w:rsidR="00923390" w:rsidRDefault="00C9192D" w:rsidP="007226BB">
            <w:pPr>
              <w:rPr>
                <w:rFonts w:cstheme="minorHAnsi"/>
                <w:bCs/>
                <w:sz w:val="16"/>
                <w:szCs w:val="16"/>
              </w:rPr>
            </w:pPr>
            <w:r>
              <w:rPr>
                <w:rFonts w:cstheme="minorHAnsi"/>
                <w:bCs/>
                <w:sz w:val="16"/>
                <w:szCs w:val="16"/>
              </w:rPr>
              <w:t>Joe Nielson</w:t>
            </w:r>
          </w:p>
          <w:p w14:paraId="62FCCF49" w14:textId="77777777" w:rsidR="00C9192D" w:rsidRDefault="00C9192D" w:rsidP="007226BB">
            <w:pPr>
              <w:rPr>
                <w:rFonts w:cstheme="minorHAnsi"/>
                <w:bCs/>
                <w:sz w:val="16"/>
                <w:szCs w:val="16"/>
              </w:rPr>
            </w:pPr>
            <w:r>
              <w:rPr>
                <w:rFonts w:cstheme="minorHAnsi"/>
                <w:bCs/>
                <w:sz w:val="16"/>
                <w:szCs w:val="16"/>
              </w:rPr>
              <w:t>Joe Neilson</w:t>
            </w:r>
          </w:p>
          <w:p w14:paraId="613FFE8B" w14:textId="0296C5A0" w:rsidR="00C9192D" w:rsidRDefault="00C9192D" w:rsidP="007226BB">
            <w:pPr>
              <w:rPr>
                <w:rFonts w:cstheme="minorHAnsi"/>
                <w:bCs/>
                <w:sz w:val="16"/>
                <w:szCs w:val="16"/>
              </w:rPr>
            </w:pPr>
            <w:r>
              <w:rPr>
                <w:rFonts w:cstheme="minorHAnsi"/>
                <w:bCs/>
                <w:sz w:val="16"/>
                <w:szCs w:val="16"/>
              </w:rPr>
              <w:t xml:space="preserve">Joe </w:t>
            </w:r>
            <w:proofErr w:type="spellStart"/>
            <w:proofErr w:type="gramStart"/>
            <w:r>
              <w:rPr>
                <w:rFonts w:cstheme="minorHAnsi"/>
                <w:bCs/>
                <w:sz w:val="16"/>
                <w:szCs w:val="16"/>
              </w:rPr>
              <w:t>Nils?n</w:t>
            </w:r>
            <w:proofErr w:type="spellEnd"/>
            <w:proofErr w:type="gramEnd"/>
          </w:p>
          <w:p w14:paraId="74E71B1D" w14:textId="77777777" w:rsidR="00C9192D" w:rsidRDefault="00C9192D" w:rsidP="007226BB">
            <w:pPr>
              <w:rPr>
                <w:rFonts w:cstheme="minorHAnsi"/>
                <w:bCs/>
                <w:sz w:val="16"/>
                <w:szCs w:val="16"/>
              </w:rPr>
            </w:pPr>
            <w:r>
              <w:rPr>
                <w:rFonts w:cstheme="minorHAnsi"/>
                <w:bCs/>
                <w:sz w:val="16"/>
                <w:szCs w:val="16"/>
              </w:rPr>
              <w:t>Joe N*</w:t>
            </w:r>
          </w:p>
          <w:p w14:paraId="46DE0F41" w14:textId="77777777" w:rsidR="00C9192D" w:rsidRDefault="00C9192D" w:rsidP="007226BB">
            <w:pPr>
              <w:rPr>
                <w:rFonts w:cstheme="minorHAnsi"/>
                <w:bCs/>
                <w:sz w:val="16"/>
                <w:szCs w:val="16"/>
              </w:rPr>
            </w:pPr>
            <w:r>
              <w:rPr>
                <w:rFonts w:cstheme="minorHAnsi"/>
                <w:bCs/>
                <w:sz w:val="16"/>
                <w:szCs w:val="16"/>
              </w:rPr>
              <w:t>Born 1850-1860</w:t>
            </w:r>
          </w:p>
          <w:p w14:paraId="49270FAA" w14:textId="0DCE699B" w:rsidR="00C9192D" w:rsidRPr="00923390" w:rsidRDefault="00C9192D" w:rsidP="007226BB">
            <w:pPr>
              <w:rPr>
                <w:rFonts w:cstheme="minorHAnsi"/>
                <w:bCs/>
                <w:sz w:val="16"/>
                <w:szCs w:val="16"/>
              </w:rPr>
            </w:pPr>
            <w:r>
              <w:rPr>
                <w:rFonts w:cstheme="minorHAnsi"/>
                <w:bCs/>
                <w:sz w:val="16"/>
                <w:szCs w:val="16"/>
              </w:rPr>
              <w:t>Place: Sweden</w:t>
            </w:r>
          </w:p>
        </w:tc>
        <w:tc>
          <w:tcPr>
            <w:tcW w:w="2784" w:type="dxa"/>
            <w:shd w:val="clear" w:color="auto" w:fill="E7E6E6" w:themeFill="background2"/>
          </w:tcPr>
          <w:p w14:paraId="7A90CEE9" w14:textId="1CCC5528" w:rsidR="00523FE0" w:rsidRPr="00523FE0" w:rsidRDefault="00523FE0" w:rsidP="007226BB">
            <w:pPr>
              <w:rPr>
                <w:bCs/>
                <w:i/>
                <w:iCs/>
                <w:sz w:val="16"/>
                <w:szCs w:val="16"/>
              </w:rPr>
            </w:pPr>
            <w:r>
              <w:rPr>
                <w:bCs/>
                <w:i/>
                <w:iCs/>
                <w:sz w:val="16"/>
                <w:szCs w:val="16"/>
              </w:rPr>
              <w:t xml:space="preserve">What did you find (or not find)?  This column is for a summary of details, analysis, your own thoughts or plans for next steps, etc. </w:t>
            </w:r>
            <w:r w:rsidR="008F4BEC">
              <w:rPr>
                <w:bCs/>
                <w:i/>
                <w:iCs/>
                <w:sz w:val="16"/>
                <w:szCs w:val="16"/>
              </w:rPr>
              <w:t>When you do find documents online, it’s nice to include a hyperlink in this column.</w:t>
            </w:r>
          </w:p>
        </w:tc>
        <w:tc>
          <w:tcPr>
            <w:tcW w:w="2622" w:type="dxa"/>
            <w:shd w:val="clear" w:color="auto" w:fill="E7E6E6" w:themeFill="background2"/>
          </w:tcPr>
          <w:p w14:paraId="6FD9B403" w14:textId="02BF7D2F" w:rsidR="005C30CB" w:rsidRDefault="00523FE0" w:rsidP="007226BB">
            <w:pPr>
              <w:rPr>
                <w:rFonts w:cstheme="minorHAnsi"/>
                <w:bCs/>
                <w:i/>
                <w:iCs/>
                <w:sz w:val="16"/>
                <w:szCs w:val="16"/>
              </w:rPr>
            </w:pPr>
            <w:r>
              <w:rPr>
                <w:rFonts w:cstheme="minorHAnsi"/>
                <w:bCs/>
                <w:i/>
                <w:iCs/>
                <w:sz w:val="16"/>
                <w:szCs w:val="16"/>
              </w:rPr>
              <w:t>Craft a citation for each positive search.</w:t>
            </w:r>
            <w:r w:rsidR="008F4BEC">
              <w:rPr>
                <w:rFonts w:cstheme="minorHAnsi"/>
                <w:bCs/>
                <w:i/>
                <w:iCs/>
                <w:sz w:val="16"/>
                <w:szCs w:val="16"/>
              </w:rPr>
              <w:t xml:space="preserve"> A URL is not enough. </w:t>
            </w:r>
            <w:r>
              <w:rPr>
                <w:rFonts w:cstheme="minorHAnsi"/>
                <w:bCs/>
                <w:i/>
                <w:iCs/>
                <w:sz w:val="16"/>
                <w:szCs w:val="16"/>
              </w:rPr>
              <w:t>Citations include enough detail to lead to the exact source</w:t>
            </w:r>
            <w:r w:rsidR="00CC6B41">
              <w:rPr>
                <w:rFonts w:cstheme="minorHAnsi"/>
                <w:bCs/>
                <w:i/>
                <w:iCs/>
                <w:sz w:val="16"/>
                <w:szCs w:val="16"/>
              </w:rPr>
              <w:t>. Example:</w:t>
            </w:r>
          </w:p>
          <w:p w14:paraId="205EBEE7" w14:textId="63B3C98F" w:rsidR="00523FE0" w:rsidRPr="00523FE0" w:rsidRDefault="007C4F9F" w:rsidP="007226BB">
            <w:pPr>
              <w:rPr>
                <w:rFonts w:cstheme="minorHAnsi"/>
                <w:bCs/>
                <w:sz w:val="16"/>
                <w:szCs w:val="16"/>
              </w:rPr>
            </w:pPr>
            <w:r w:rsidRPr="007C4F9F">
              <w:rPr>
                <w:rFonts w:cstheme="minorHAnsi"/>
                <w:sz w:val="14"/>
                <w:szCs w:val="14"/>
              </w:rPr>
              <w:t xml:space="preserve">“United States, Census, 1900,” Olle &amp; </w:t>
            </w:r>
            <w:proofErr w:type="spellStart"/>
            <w:r w:rsidRPr="007C4F9F">
              <w:rPr>
                <w:rFonts w:cstheme="minorHAnsi"/>
                <w:sz w:val="14"/>
                <w:szCs w:val="14"/>
              </w:rPr>
              <w:t>Halvurne</w:t>
            </w:r>
            <w:proofErr w:type="spellEnd"/>
            <w:r w:rsidRPr="007C4F9F">
              <w:rPr>
                <w:rFonts w:cstheme="minorHAnsi"/>
                <w:sz w:val="14"/>
                <w:szCs w:val="14"/>
              </w:rPr>
              <w:t xml:space="preserve"> </w:t>
            </w:r>
            <w:proofErr w:type="spellStart"/>
            <w:r w:rsidRPr="007C4F9F">
              <w:rPr>
                <w:rFonts w:cstheme="minorHAnsi"/>
                <w:sz w:val="14"/>
                <w:szCs w:val="14"/>
              </w:rPr>
              <w:t>Golbradsen</w:t>
            </w:r>
            <w:proofErr w:type="spellEnd"/>
            <w:r w:rsidRPr="007C4F9F">
              <w:rPr>
                <w:rFonts w:cstheme="minorHAnsi"/>
                <w:sz w:val="14"/>
                <w:szCs w:val="14"/>
              </w:rPr>
              <w:t xml:space="preserve"> household, 3</w:t>
            </w:r>
            <w:r w:rsidRPr="007C4F9F">
              <w:rPr>
                <w:rFonts w:cstheme="minorHAnsi"/>
                <w:sz w:val="14"/>
                <w:szCs w:val="14"/>
                <w:vertAlign w:val="superscript"/>
              </w:rPr>
              <w:t>rd</w:t>
            </w:r>
            <w:r w:rsidRPr="007C4F9F">
              <w:rPr>
                <w:rFonts w:cstheme="minorHAnsi"/>
                <w:sz w:val="14"/>
                <w:szCs w:val="14"/>
              </w:rPr>
              <w:t xml:space="preserve"> precinct, Salt Lake City, Salt Lake, Utah, sheet A3, line number 38, image from FamilySearch.org, accessed 3 March 2026.</w:t>
            </w:r>
          </w:p>
        </w:tc>
      </w:tr>
      <w:tr w:rsidR="00CC6B41" w:rsidRPr="00E34DDC" w14:paraId="5D0B2128" w14:textId="77777777" w:rsidTr="00CC6B41">
        <w:trPr>
          <w:trHeight w:val="260"/>
        </w:trPr>
        <w:tc>
          <w:tcPr>
            <w:tcW w:w="14400" w:type="dxa"/>
            <w:gridSpan w:val="8"/>
            <w:shd w:val="clear" w:color="auto" w:fill="C5E0B3" w:themeFill="accent6" w:themeFillTint="66"/>
          </w:tcPr>
          <w:p w14:paraId="70007811" w14:textId="195C5E63" w:rsidR="00CC6B41" w:rsidRPr="0069349E" w:rsidRDefault="006F7E80" w:rsidP="007226BB">
            <w:pPr>
              <w:rPr>
                <w:rFonts w:cstheme="minorHAnsi"/>
                <w:i/>
                <w:iCs/>
                <w:sz w:val="20"/>
                <w:szCs w:val="20"/>
              </w:rPr>
            </w:pPr>
            <w:r>
              <w:rPr>
                <w:rFonts w:cstheme="minorHAnsi"/>
                <w:b/>
                <w:bCs/>
                <w:sz w:val="20"/>
                <w:szCs w:val="20"/>
              </w:rPr>
              <w:t>STEP 4: CENSUSES</w:t>
            </w:r>
            <w:r w:rsidR="0069349E">
              <w:rPr>
                <w:rFonts w:cstheme="minorHAnsi"/>
                <w:b/>
                <w:bCs/>
                <w:sz w:val="20"/>
                <w:szCs w:val="20"/>
              </w:rPr>
              <w:t xml:space="preserve"> – </w:t>
            </w:r>
            <w:r w:rsidR="0069349E">
              <w:rPr>
                <w:rFonts w:cstheme="minorHAnsi"/>
                <w:i/>
                <w:iCs/>
                <w:sz w:val="20"/>
                <w:szCs w:val="20"/>
              </w:rPr>
              <w:t>Purpose: Record your censuses research (from FamilySearch Tree sources already attached to your family and/or other sites like Ancestry.com)</w:t>
            </w:r>
          </w:p>
        </w:tc>
      </w:tr>
      <w:tr w:rsidR="00CC6B41" w:rsidRPr="00E34DDC" w14:paraId="26285799" w14:textId="77777777" w:rsidTr="005B1308">
        <w:tc>
          <w:tcPr>
            <w:tcW w:w="14400" w:type="dxa"/>
            <w:gridSpan w:val="8"/>
          </w:tcPr>
          <w:p w14:paraId="25DCE420" w14:textId="1CC4F355" w:rsidR="00CC6B41" w:rsidRPr="006F7E80" w:rsidRDefault="006F7E80" w:rsidP="007226BB">
            <w:pPr>
              <w:rPr>
                <w:rFonts w:eastAsia="Times New Roman" w:cstheme="minorHAnsi"/>
                <w:b/>
                <w:bCs/>
                <w:i/>
                <w:iCs/>
                <w:sz w:val="20"/>
                <w:szCs w:val="20"/>
              </w:rPr>
            </w:pPr>
            <w:r>
              <w:rPr>
                <w:rFonts w:eastAsia="Times New Roman" w:cstheme="minorHAnsi"/>
                <w:b/>
                <w:bCs/>
                <w:i/>
                <w:iCs/>
                <w:sz w:val="20"/>
                <w:szCs w:val="20"/>
              </w:rPr>
              <w:t>*Note: If</w:t>
            </w:r>
            <w:r w:rsidR="00AB06F1">
              <w:rPr>
                <w:rFonts w:eastAsia="Times New Roman" w:cstheme="minorHAnsi"/>
                <w:b/>
                <w:bCs/>
                <w:i/>
                <w:iCs/>
                <w:sz w:val="20"/>
                <w:szCs w:val="20"/>
              </w:rPr>
              <w:t xml:space="preserve"> </w:t>
            </w:r>
            <w:r w:rsidR="00AB06F1" w:rsidRPr="00AB06F1">
              <w:rPr>
                <w:rFonts w:eastAsia="Times New Roman" w:cstheme="minorHAnsi"/>
                <w:b/>
                <w:bCs/>
                <w:i/>
                <w:iCs/>
                <w:sz w:val="20"/>
                <w:szCs w:val="20"/>
                <w:u w:val="single"/>
              </w:rPr>
              <w:t>all</w:t>
            </w:r>
            <w:r>
              <w:rPr>
                <w:rFonts w:eastAsia="Times New Roman" w:cstheme="minorHAnsi"/>
                <w:b/>
                <w:bCs/>
                <w:i/>
                <w:iCs/>
                <w:sz w:val="20"/>
                <w:szCs w:val="20"/>
              </w:rPr>
              <w:t xml:space="preserve"> your </w:t>
            </w:r>
            <w:r w:rsidR="00AB06F1">
              <w:rPr>
                <w:rFonts w:eastAsia="Times New Roman" w:cstheme="minorHAnsi"/>
                <w:b/>
                <w:bCs/>
                <w:i/>
                <w:iCs/>
                <w:sz w:val="20"/>
                <w:szCs w:val="20"/>
              </w:rPr>
              <w:t xml:space="preserve">research </w:t>
            </w:r>
            <w:r>
              <w:rPr>
                <w:rFonts w:eastAsia="Times New Roman" w:cstheme="minorHAnsi"/>
                <w:b/>
                <w:bCs/>
                <w:i/>
                <w:iCs/>
                <w:sz w:val="20"/>
                <w:szCs w:val="20"/>
              </w:rPr>
              <w:t>family</w:t>
            </w:r>
            <w:r w:rsidR="00AB06F1">
              <w:rPr>
                <w:rFonts w:eastAsia="Times New Roman" w:cstheme="minorHAnsi"/>
                <w:b/>
                <w:bCs/>
                <w:i/>
                <w:iCs/>
                <w:sz w:val="20"/>
                <w:szCs w:val="20"/>
              </w:rPr>
              <w:t xml:space="preserve"> members</w:t>
            </w:r>
            <w:r>
              <w:rPr>
                <w:rFonts w:eastAsia="Times New Roman" w:cstheme="minorHAnsi"/>
                <w:b/>
                <w:bCs/>
                <w:i/>
                <w:iCs/>
                <w:sz w:val="20"/>
                <w:szCs w:val="20"/>
              </w:rPr>
              <w:t xml:space="preserve"> </w:t>
            </w:r>
            <w:r w:rsidR="00AB06F1" w:rsidRPr="00AB06F1">
              <w:rPr>
                <w:rFonts w:eastAsia="Times New Roman" w:cstheme="minorHAnsi"/>
                <w:b/>
                <w:bCs/>
                <w:i/>
                <w:iCs/>
                <w:sz w:val="20"/>
                <w:szCs w:val="20"/>
                <w:u w:val="single"/>
              </w:rPr>
              <w:t>never lived at</w:t>
            </w:r>
            <w:r w:rsidRPr="00AB06F1">
              <w:rPr>
                <w:rFonts w:eastAsia="Times New Roman" w:cstheme="minorHAnsi"/>
                <w:b/>
                <w:bCs/>
                <w:i/>
                <w:iCs/>
                <w:sz w:val="20"/>
                <w:szCs w:val="20"/>
                <w:u w:val="single"/>
              </w:rPr>
              <w:t xml:space="preserve"> </w:t>
            </w:r>
            <w:r w:rsidRPr="006F7E80">
              <w:rPr>
                <w:rFonts w:eastAsia="Times New Roman" w:cstheme="minorHAnsi"/>
                <w:b/>
                <w:bCs/>
                <w:i/>
                <w:iCs/>
                <w:sz w:val="20"/>
                <w:szCs w:val="20"/>
                <w:u w:val="single"/>
              </w:rPr>
              <w:t>any time</w:t>
            </w:r>
            <w:r>
              <w:rPr>
                <w:rFonts w:eastAsia="Times New Roman" w:cstheme="minorHAnsi"/>
                <w:b/>
                <w:bCs/>
                <w:i/>
                <w:iCs/>
                <w:sz w:val="20"/>
                <w:szCs w:val="20"/>
              </w:rPr>
              <w:t xml:space="preserve"> in a country that kept </w:t>
            </w:r>
            <w:proofErr w:type="gramStart"/>
            <w:r>
              <w:rPr>
                <w:rFonts w:eastAsia="Times New Roman" w:cstheme="minorHAnsi"/>
                <w:b/>
                <w:bCs/>
                <w:i/>
                <w:iCs/>
                <w:sz w:val="20"/>
                <w:szCs w:val="20"/>
              </w:rPr>
              <w:t>censuses</w:t>
            </w:r>
            <w:proofErr w:type="gramEnd"/>
            <w:r>
              <w:rPr>
                <w:rFonts w:eastAsia="Times New Roman" w:cstheme="minorHAnsi"/>
                <w:b/>
                <w:bCs/>
                <w:i/>
                <w:iCs/>
                <w:sz w:val="20"/>
                <w:szCs w:val="20"/>
              </w:rPr>
              <w:t xml:space="preserve">, </w:t>
            </w:r>
            <w:r w:rsidR="00AB06F1">
              <w:rPr>
                <w:rFonts w:eastAsia="Times New Roman" w:cstheme="minorHAnsi"/>
                <w:b/>
                <w:bCs/>
                <w:i/>
                <w:iCs/>
                <w:sz w:val="20"/>
                <w:szCs w:val="20"/>
              </w:rPr>
              <w:t>you may skip Step 4 and spend an extra hour on Step 5.</w:t>
            </w:r>
            <w:r>
              <w:rPr>
                <w:rFonts w:eastAsia="Times New Roman" w:cstheme="minorHAnsi"/>
                <w:b/>
                <w:bCs/>
                <w:i/>
                <w:iCs/>
                <w:sz w:val="20"/>
                <w:szCs w:val="20"/>
              </w:rPr>
              <w:t xml:space="preserve"> </w:t>
            </w:r>
          </w:p>
        </w:tc>
      </w:tr>
      <w:tr w:rsidR="00D30199" w:rsidRPr="00E34DDC" w14:paraId="11DDEFFA" w14:textId="77777777" w:rsidTr="00D30199">
        <w:trPr>
          <w:trHeight w:val="2006"/>
        </w:trPr>
        <w:tc>
          <w:tcPr>
            <w:tcW w:w="979" w:type="dxa"/>
          </w:tcPr>
          <w:p w14:paraId="748CB905" w14:textId="391C969C" w:rsidR="005C30CB" w:rsidRPr="00E34DDC" w:rsidRDefault="005C30CB" w:rsidP="007226BB">
            <w:pPr>
              <w:rPr>
                <w:rFonts w:cstheme="minorHAnsi"/>
                <w:sz w:val="20"/>
                <w:szCs w:val="20"/>
              </w:rPr>
            </w:pPr>
          </w:p>
        </w:tc>
        <w:tc>
          <w:tcPr>
            <w:tcW w:w="906" w:type="dxa"/>
          </w:tcPr>
          <w:p w14:paraId="55A2FBB0" w14:textId="29F1B795" w:rsidR="005C30CB" w:rsidRPr="00E34DDC" w:rsidRDefault="005C30CB" w:rsidP="007226BB">
            <w:pPr>
              <w:rPr>
                <w:rFonts w:cstheme="minorHAnsi"/>
                <w:sz w:val="20"/>
                <w:szCs w:val="20"/>
              </w:rPr>
            </w:pPr>
          </w:p>
        </w:tc>
        <w:tc>
          <w:tcPr>
            <w:tcW w:w="1124" w:type="dxa"/>
          </w:tcPr>
          <w:p w14:paraId="689E66FA" w14:textId="242B3DE1" w:rsidR="005C30CB" w:rsidRPr="00E34DDC" w:rsidRDefault="005C30CB" w:rsidP="007226BB">
            <w:pPr>
              <w:rPr>
                <w:rFonts w:cstheme="minorHAnsi"/>
                <w:sz w:val="20"/>
                <w:szCs w:val="20"/>
              </w:rPr>
            </w:pPr>
          </w:p>
        </w:tc>
        <w:tc>
          <w:tcPr>
            <w:tcW w:w="1340" w:type="dxa"/>
          </w:tcPr>
          <w:p w14:paraId="1FE16F12" w14:textId="78605F0C" w:rsidR="005C30CB" w:rsidRPr="00E34DDC" w:rsidRDefault="005C30CB" w:rsidP="007226BB">
            <w:pPr>
              <w:rPr>
                <w:rFonts w:cstheme="minorHAnsi"/>
                <w:sz w:val="20"/>
                <w:szCs w:val="20"/>
              </w:rPr>
            </w:pPr>
          </w:p>
        </w:tc>
        <w:tc>
          <w:tcPr>
            <w:tcW w:w="2562" w:type="dxa"/>
          </w:tcPr>
          <w:p w14:paraId="266ECEBF" w14:textId="77777777" w:rsidR="005C30CB" w:rsidRPr="00E34DDC" w:rsidRDefault="005C30CB" w:rsidP="007226BB">
            <w:pPr>
              <w:rPr>
                <w:rFonts w:cstheme="minorHAnsi"/>
                <w:sz w:val="20"/>
                <w:szCs w:val="20"/>
              </w:rPr>
            </w:pPr>
          </w:p>
        </w:tc>
        <w:tc>
          <w:tcPr>
            <w:tcW w:w="2083" w:type="dxa"/>
          </w:tcPr>
          <w:p w14:paraId="03FE3AA0" w14:textId="77777777" w:rsidR="005C30CB" w:rsidRPr="00E34DDC" w:rsidRDefault="005C30CB" w:rsidP="007226BB">
            <w:pPr>
              <w:rPr>
                <w:rFonts w:cstheme="minorHAnsi"/>
                <w:sz w:val="20"/>
                <w:szCs w:val="20"/>
              </w:rPr>
            </w:pPr>
          </w:p>
        </w:tc>
        <w:tc>
          <w:tcPr>
            <w:tcW w:w="2784" w:type="dxa"/>
          </w:tcPr>
          <w:p w14:paraId="4B1BB94E" w14:textId="3FBC49B8" w:rsidR="005C30CB" w:rsidRPr="00E34DDC" w:rsidRDefault="005C30CB" w:rsidP="007226BB">
            <w:pPr>
              <w:rPr>
                <w:rFonts w:cstheme="minorHAnsi"/>
                <w:sz w:val="20"/>
                <w:szCs w:val="20"/>
              </w:rPr>
            </w:pPr>
          </w:p>
        </w:tc>
        <w:tc>
          <w:tcPr>
            <w:tcW w:w="2622" w:type="dxa"/>
          </w:tcPr>
          <w:p w14:paraId="01A0D37C" w14:textId="09F2B953" w:rsidR="005C30CB" w:rsidRPr="00E34DDC" w:rsidRDefault="005C30CB" w:rsidP="007226BB">
            <w:pPr>
              <w:rPr>
                <w:rFonts w:cstheme="minorHAnsi"/>
                <w:sz w:val="20"/>
                <w:szCs w:val="20"/>
              </w:rPr>
            </w:pPr>
          </w:p>
        </w:tc>
      </w:tr>
      <w:tr w:rsidR="00D30199" w:rsidRPr="00E34DDC" w14:paraId="0F533F58" w14:textId="77777777" w:rsidTr="00D30199">
        <w:trPr>
          <w:trHeight w:val="2006"/>
        </w:trPr>
        <w:tc>
          <w:tcPr>
            <w:tcW w:w="979" w:type="dxa"/>
          </w:tcPr>
          <w:p w14:paraId="0A4BF895" w14:textId="77777777" w:rsidR="00B2242E" w:rsidRPr="00E34DDC" w:rsidRDefault="00B2242E" w:rsidP="007226BB">
            <w:pPr>
              <w:rPr>
                <w:rFonts w:cstheme="minorHAnsi"/>
                <w:sz w:val="20"/>
                <w:szCs w:val="20"/>
              </w:rPr>
            </w:pPr>
          </w:p>
        </w:tc>
        <w:tc>
          <w:tcPr>
            <w:tcW w:w="906" w:type="dxa"/>
          </w:tcPr>
          <w:p w14:paraId="1F8C11EF" w14:textId="77777777" w:rsidR="005C30CB" w:rsidRPr="00E34DDC" w:rsidRDefault="005C30CB" w:rsidP="007226BB">
            <w:pPr>
              <w:rPr>
                <w:rFonts w:cstheme="minorHAnsi"/>
                <w:sz w:val="20"/>
                <w:szCs w:val="20"/>
              </w:rPr>
            </w:pPr>
          </w:p>
        </w:tc>
        <w:tc>
          <w:tcPr>
            <w:tcW w:w="1124" w:type="dxa"/>
          </w:tcPr>
          <w:p w14:paraId="5B98B695" w14:textId="77777777" w:rsidR="005C30CB" w:rsidRPr="00E34DDC" w:rsidRDefault="005C30CB" w:rsidP="007226BB">
            <w:pPr>
              <w:rPr>
                <w:rFonts w:cstheme="minorHAnsi"/>
                <w:sz w:val="20"/>
                <w:szCs w:val="20"/>
              </w:rPr>
            </w:pPr>
          </w:p>
        </w:tc>
        <w:tc>
          <w:tcPr>
            <w:tcW w:w="1340" w:type="dxa"/>
          </w:tcPr>
          <w:p w14:paraId="0CA14F88" w14:textId="77777777" w:rsidR="005C30CB" w:rsidRPr="00E34DDC" w:rsidRDefault="005C30CB" w:rsidP="007226BB">
            <w:pPr>
              <w:rPr>
                <w:rFonts w:cstheme="minorHAnsi"/>
                <w:sz w:val="20"/>
                <w:szCs w:val="20"/>
              </w:rPr>
            </w:pPr>
          </w:p>
        </w:tc>
        <w:tc>
          <w:tcPr>
            <w:tcW w:w="2562" w:type="dxa"/>
          </w:tcPr>
          <w:p w14:paraId="2374C4AA" w14:textId="77777777" w:rsidR="005C30CB" w:rsidRPr="00E34DDC" w:rsidRDefault="005C30CB" w:rsidP="007226BB">
            <w:pPr>
              <w:rPr>
                <w:rFonts w:cstheme="minorHAnsi"/>
                <w:sz w:val="20"/>
                <w:szCs w:val="20"/>
              </w:rPr>
            </w:pPr>
          </w:p>
        </w:tc>
        <w:tc>
          <w:tcPr>
            <w:tcW w:w="2083" w:type="dxa"/>
          </w:tcPr>
          <w:p w14:paraId="51A96055" w14:textId="77777777" w:rsidR="005C30CB" w:rsidRPr="00E34DDC" w:rsidRDefault="005C30CB" w:rsidP="007226BB">
            <w:pPr>
              <w:rPr>
                <w:rFonts w:cstheme="minorHAnsi"/>
                <w:sz w:val="20"/>
                <w:szCs w:val="20"/>
              </w:rPr>
            </w:pPr>
          </w:p>
        </w:tc>
        <w:tc>
          <w:tcPr>
            <w:tcW w:w="2784" w:type="dxa"/>
          </w:tcPr>
          <w:p w14:paraId="69E18E05" w14:textId="3564FAE4" w:rsidR="005C30CB" w:rsidRPr="00E34DDC" w:rsidRDefault="005C30CB" w:rsidP="007226BB">
            <w:pPr>
              <w:rPr>
                <w:rFonts w:cstheme="minorHAnsi"/>
                <w:sz w:val="20"/>
                <w:szCs w:val="20"/>
              </w:rPr>
            </w:pPr>
          </w:p>
        </w:tc>
        <w:tc>
          <w:tcPr>
            <w:tcW w:w="2622" w:type="dxa"/>
          </w:tcPr>
          <w:p w14:paraId="0D123A4C" w14:textId="7DF9CC53" w:rsidR="005C30CB" w:rsidRPr="00E34DDC" w:rsidRDefault="005C30CB" w:rsidP="007226BB">
            <w:pPr>
              <w:shd w:val="clear" w:color="auto" w:fill="FFFFFF"/>
              <w:rPr>
                <w:rFonts w:cstheme="minorHAnsi"/>
                <w:sz w:val="20"/>
                <w:szCs w:val="20"/>
              </w:rPr>
            </w:pPr>
          </w:p>
        </w:tc>
      </w:tr>
      <w:tr w:rsidR="007C4F9F" w:rsidRPr="00E34DDC" w14:paraId="2E0C659C" w14:textId="77777777" w:rsidTr="00D30199">
        <w:trPr>
          <w:trHeight w:val="2006"/>
        </w:trPr>
        <w:tc>
          <w:tcPr>
            <w:tcW w:w="979" w:type="dxa"/>
          </w:tcPr>
          <w:p w14:paraId="7BC61496" w14:textId="77777777" w:rsidR="007C4F9F" w:rsidRPr="00E34DDC" w:rsidRDefault="007C4F9F" w:rsidP="007226BB">
            <w:pPr>
              <w:rPr>
                <w:rFonts w:cstheme="minorHAnsi"/>
                <w:sz w:val="20"/>
                <w:szCs w:val="20"/>
              </w:rPr>
            </w:pPr>
          </w:p>
        </w:tc>
        <w:tc>
          <w:tcPr>
            <w:tcW w:w="906" w:type="dxa"/>
          </w:tcPr>
          <w:p w14:paraId="7910C416" w14:textId="77777777" w:rsidR="007C4F9F" w:rsidRPr="00E34DDC" w:rsidRDefault="007C4F9F" w:rsidP="007226BB">
            <w:pPr>
              <w:rPr>
                <w:rFonts w:cstheme="minorHAnsi"/>
                <w:sz w:val="20"/>
                <w:szCs w:val="20"/>
              </w:rPr>
            </w:pPr>
          </w:p>
        </w:tc>
        <w:tc>
          <w:tcPr>
            <w:tcW w:w="1124" w:type="dxa"/>
          </w:tcPr>
          <w:p w14:paraId="133F7B1A" w14:textId="77777777" w:rsidR="007C4F9F" w:rsidRPr="00E34DDC" w:rsidRDefault="007C4F9F" w:rsidP="007226BB">
            <w:pPr>
              <w:rPr>
                <w:rFonts w:cstheme="minorHAnsi"/>
                <w:sz w:val="20"/>
                <w:szCs w:val="20"/>
              </w:rPr>
            </w:pPr>
          </w:p>
        </w:tc>
        <w:tc>
          <w:tcPr>
            <w:tcW w:w="1340" w:type="dxa"/>
          </w:tcPr>
          <w:p w14:paraId="056258B5" w14:textId="77777777" w:rsidR="007C4F9F" w:rsidRPr="00E34DDC" w:rsidRDefault="007C4F9F" w:rsidP="007226BB">
            <w:pPr>
              <w:rPr>
                <w:rFonts w:cstheme="minorHAnsi"/>
                <w:sz w:val="20"/>
                <w:szCs w:val="20"/>
              </w:rPr>
            </w:pPr>
          </w:p>
        </w:tc>
        <w:tc>
          <w:tcPr>
            <w:tcW w:w="2562" w:type="dxa"/>
          </w:tcPr>
          <w:p w14:paraId="28F1DD70" w14:textId="77777777" w:rsidR="007C4F9F" w:rsidRPr="00E34DDC" w:rsidRDefault="007C4F9F" w:rsidP="007226BB">
            <w:pPr>
              <w:rPr>
                <w:rFonts w:cstheme="minorHAnsi"/>
                <w:sz w:val="20"/>
                <w:szCs w:val="20"/>
              </w:rPr>
            </w:pPr>
          </w:p>
        </w:tc>
        <w:tc>
          <w:tcPr>
            <w:tcW w:w="2083" w:type="dxa"/>
          </w:tcPr>
          <w:p w14:paraId="61C8E8AD" w14:textId="77777777" w:rsidR="007C4F9F" w:rsidRPr="00E34DDC" w:rsidRDefault="007C4F9F" w:rsidP="007226BB">
            <w:pPr>
              <w:rPr>
                <w:rFonts w:cstheme="minorHAnsi"/>
                <w:sz w:val="20"/>
                <w:szCs w:val="20"/>
              </w:rPr>
            </w:pPr>
          </w:p>
        </w:tc>
        <w:tc>
          <w:tcPr>
            <w:tcW w:w="2784" w:type="dxa"/>
          </w:tcPr>
          <w:p w14:paraId="739330A0" w14:textId="77777777" w:rsidR="007C4F9F" w:rsidRPr="00E34DDC" w:rsidRDefault="007C4F9F" w:rsidP="007226BB">
            <w:pPr>
              <w:rPr>
                <w:rFonts w:cstheme="minorHAnsi"/>
                <w:sz w:val="20"/>
                <w:szCs w:val="20"/>
              </w:rPr>
            </w:pPr>
          </w:p>
        </w:tc>
        <w:tc>
          <w:tcPr>
            <w:tcW w:w="2622" w:type="dxa"/>
          </w:tcPr>
          <w:p w14:paraId="70BD6D06" w14:textId="77777777" w:rsidR="007C4F9F" w:rsidRPr="00E34DDC" w:rsidRDefault="007C4F9F" w:rsidP="007226BB">
            <w:pPr>
              <w:shd w:val="clear" w:color="auto" w:fill="FFFFFF"/>
              <w:rPr>
                <w:rFonts w:cstheme="minorHAnsi"/>
                <w:sz w:val="20"/>
                <w:szCs w:val="20"/>
              </w:rPr>
            </w:pPr>
          </w:p>
        </w:tc>
      </w:tr>
    </w:tbl>
    <w:p w14:paraId="6879207F" w14:textId="77777777" w:rsidR="005C30CB" w:rsidRDefault="005C30CB">
      <w:pPr>
        <w:rPr>
          <w:rFonts w:cstheme="minorHAnsi"/>
          <w:b/>
          <w:bCs/>
          <w:sz w:val="20"/>
          <w:szCs w:val="20"/>
        </w:rPr>
      </w:pPr>
    </w:p>
    <w:tbl>
      <w:tblPr>
        <w:tblStyle w:val="TableGrid"/>
        <w:tblW w:w="14400" w:type="dxa"/>
        <w:tblLook w:val="04A0" w:firstRow="1" w:lastRow="0" w:firstColumn="1" w:lastColumn="0" w:noHBand="0" w:noVBand="1"/>
      </w:tblPr>
      <w:tblGrid>
        <w:gridCol w:w="979"/>
        <w:gridCol w:w="906"/>
        <w:gridCol w:w="1124"/>
        <w:gridCol w:w="1340"/>
        <w:gridCol w:w="2562"/>
        <w:gridCol w:w="2083"/>
        <w:gridCol w:w="2784"/>
        <w:gridCol w:w="2622"/>
      </w:tblGrid>
      <w:tr w:rsidR="0069349E" w:rsidRPr="00E34DDC" w14:paraId="640E6114" w14:textId="77777777" w:rsidTr="00EF5CA6">
        <w:trPr>
          <w:trHeight w:val="251"/>
          <w:tblHeader/>
        </w:trPr>
        <w:tc>
          <w:tcPr>
            <w:tcW w:w="979" w:type="dxa"/>
            <w:shd w:val="clear" w:color="auto" w:fill="D0CECE" w:themeFill="background2" w:themeFillShade="E6"/>
          </w:tcPr>
          <w:p w14:paraId="5B3B41B3" w14:textId="77777777" w:rsidR="0069349E" w:rsidRPr="00E34DDC" w:rsidRDefault="0069349E" w:rsidP="00EF5CA6">
            <w:pPr>
              <w:rPr>
                <w:rFonts w:cstheme="minorHAnsi"/>
                <w:b/>
                <w:sz w:val="20"/>
                <w:szCs w:val="20"/>
              </w:rPr>
            </w:pPr>
            <w:r w:rsidRPr="00E34DDC">
              <w:rPr>
                <w:rFonts w:cstheme="minorHAnsi"/>
                <w:b/>
                <w:sz w:val="20"/>
                <w:szCs w:val="20"/>
              </w:rPr>
              <w:t>Date</w:t>
            </w:r>
            <w:r>
              <w:rPr>
                <w:rFonts w:cstheme="minorHAnsi"/>
                <w:b/>
                <w:sz w:val="20"/>
                <w:szCs w:val="20"/>
              </w:rPr>
              <w:t xml:space="preserve"> of Search</w:t>
            </w:r>
          </w:p>
        </w:tc>
        <w:tc>
          <w:tcPr>
            <w:tcW w:w="906" w:type="dxa"/>
            <w:shd w:val="clear" w:color="auto" w:fill="D0CECE" w:themeFill="background2" w:themeFillShade="E6"/>
          </w:tcPr>
          <w:p w14:paraId="0B544F44" w14:textId="77777777" w:rsidR="0069349E" w:rsidRPr="00E34DDC" w:rsidRDefault="0069349E" w:rsidP="00EF5CA6">
            <w:pPr>
              <w:rPr>
                <w:rFonts w:cstheme="minorHAnsi"/>
                <w:b/>
                <w:sz w:val="20"/>
                <w:szCs w:val="20"/>
              </w:rPr>
            </w:pPr>
            <w:r>
              <w:rPr>
                <w:rFonts w:cstheme="minorHAnsi"/>
                <w:b/>
                <w:sz w:val="20"/>
                <w:szCs w:val="20"/>
              </w:rPr>
              <w:t>Time Spent</w:t>
            </w:r>
          </w:p>
        </w:tc>
        <w:tc>
          <w:tcPr>
            <w:tcW w:w="1124" w:type="dxa"/>
            <w:shd w:val="clear" w:color="auto" w:fill="D0CECE" w:themeFill="background2" w:themeFillShade="E6"/>
          </w:tcPr>
          <w:p w14:paraId="3C719202" w14:textId="77777777" w:rsidR="0069349E" w:rsidRPr="00E34DDC" w:rsidRDefault="0069349E" w:rsidP="00EF5CA6">
            <w:pPr>
              <w:rPr>
                <w:rFonts w:cstheme="minorHAnsi"/>
                <w:b/>
                <w:sz w:val="20"/>
                <w:szCs w:val="20"/>
              </w:rPr>
            </w:pPr>
            <w:r>
              <w:rPr>
                <w:rFonts w:cstheme="minorHAnsi"/>
                <w:b/>
                <w:sz w:val="20"/>
                <w:szCs w:val="20"/>
              </w:rPr>
              <w:t>Purpose of Search</w:t>
            </w:r>
          </w:p>
        </w:tc>
        <w:tc>
          <w:tcPr>
            <w:tcW w:w="1340" w:type="dxa"/>
            <w:shd w:val="clear" w:color="auto" w:fill="D0CECE" w:themeFill="background2" w:themeFillShade="E6"/>
          </w:tcPr>
          <w:p w14:paraId="6BFB3A4E" w14:textId="77777777" w:rsidR="0069349E" w:rsidRPr="00E34DDC" w:rsidRDefault="0069349E" w:rsidP="00EF5CA6">
            <w:pPr>
              <w:rPr>
                <w:rFonts w:cstheme="minorHAnsi"/>
                <w:b/>
                <w:sz w:val="20"/>
                <w:szCs w:val="20"/>
              </w:rPr>
            </w:pPr>
            <w:r>
              <w:rPr>
                <w:rFonts w:cstheme="minorHAnsi"/>
                <w:b/>
                <w:sz w:val="20"/>
                <w:szCs w:val="20"/>
              </w:rPr>
              <w:t>Website or Repository</w:t>
            </w:r>
          </w:p>
        </w:tc>
        <w:tc>
          <w:tcPr>
            <w:tcW w:w="2562" w:type="dxa"/>
            <w:shd w:val="clear" w:color="auto" w:fill="D0CECE" w:themeFill="background2" w:themeFillShade="E6"/>
          </w:tcPr>
          <w:p w14:paraId="1FF8AB8A" w14:textId="77777777" w:rsidR="0069349E" w:rsidRPr="00E34DDC" w:rsidRDefault="0069349E" w:rsidP="00EF5CA6">
            <w:pPr>
              <w:rPr>
                <w:rFonts w:cstheme="minorHAnsi"/>
                <w:b/>
                <w:sz w:val="20"/>
                <w:szCs w:val="20"/>
              </w:rPr>
            </w:pPr>
            <w:r w:rsidRPr="00E34DDC">
              <w:rPr>
                <w:rFonts w:cstheme="minorHAnsi"/>
                <w:b/>
                <w:sz w:val="20"/>
                <w:szCs w:val="20"/>
              </w:rPr>
              <w:t>Source</w:t>
            </w:r>
            <w:r>
              <w:rPr>
                <w:rFonts w:cstheme="minorHAnsi"/>
                <w:b/>
                <w:sz w:val="20"/>
                <w:szCs w:val="20"/>
              </w:rPr>
              <w:t>/Database/Collection</w:t>
            </w:r>
          </w:p>
        </w:tc>
        <w:tc>
          <w:tcPr>
            <w:tcW w:w="2083" w:type="dxa"/>
            <w:shd w:val="clear" w:color="auto" w:fill="D0CECE" w:themeFill="background2" w:themeFillShade="E6"/>
          </w:tcPr>
          <w:p w14:paraId="21D98183" w14:textId="77777777" w:rsidR="0069349E" w:rsidRPr="00E34DDC" w:rsidRDefault="0069349E" w:rsidP="00EF5CA6">
            <w:pPr>
              <w:rPr>
                <w:rFonts w:cstheme="minorHAnsi"/>
                <w:b/>
                <w:sz w:val="20"/>
                <w:szCs w:val="20"/>
              </w:rPr>
            </w:pPr>
            <w:r w:rsidRPr="00E34DDC">
              <w:rPr>
                <w:rFonts w:cstheme="minorHAnsi"/>
                <w:b/>
                <w:sz w:val="20"/>
                <w:szCs w:val="20"/>
              </w:rPr>
              <w:t>Search parameters</w:t>
            </w:r>
          </w:p>
        </w:tc>
        <w:tc>
          <w:tcPr>
            <w:tcW w:w="2784" w:type="dxa"/>
            <w:shd w:val="clear" w:color="auto" w:fill="D0CECE" w:themeFill="background2" w:themeFillShade="E6"/>
          </w:tcPr>
          <w:p w14:paraId="304A30CB" w14:textId="77777777" w:rsidR="0069349E" w:rsidRPr="00E34DDC" w:rsidRDefault="0069349E" w:rsidP="00EF5CA6">
            <w:pPr>
              <w:rPr>
                <w:b/>
                <w:bCs/>
                <w:sz w:val="20"/>
                <w:szCs w:val="20"/>
              </w:rPr>
            </w:pPr>
            <w:r w:rsidRPr="118FE131">
              <w:rPr>
                <w:b/>
                <w:bCs/>
                <w:sz w:val="20"/>
                <w:szCs w:val="20"/>
              </w:rPr>
              <w:t xml:space="preserve">Findings and notes </w:t>
            </w:r>
          </w:p>
        </w:tc>
        <w:tc>
          <w:tcPr>
            <w:tcW w:w="2622" w:type="dxa"/>
            <w:shd w:val="clear" w:color="auto" w:fill="D0CECE" w:themeFill="background2" w:themeFillShade="E6"/>
          </w:tcPr>
          <w:p w14:paraId="293EAA0C" w14:textId="77777777" w:rsidR="0069349E" w:rsidRPr="00E34DDC" w:rsidRDefault="0069349E" w:rsidP="00EF5CA6">
            <w:pPr>
              <w:rPr>
                <w:rFonts w:cstheme="minorHAnsi"/>
                <w:b/>
                <w:sz w:val="20"/>
                <w:szCs w:val="20"/>
              </w:rPr>
            </w:pPr>
            <w:r w:rsidRPr="00E34DDC">
              <w:rPr>
                <w:rFonts w:cstheme="minorHAnsi"/>
                <w:b/>
                <w:sz w:val="20"/>
                <w:szCs w:val="20"/>
              </w:rPr>
              <w:t>Citation</w:t>
            </w:r>
          </w:p>
        </w:tc>
      </w:tr>
      <w:tr w:rsidR="0069349E" w:rsidRPr="00E34DDC" w14:paraId="617B3955" w14:textId="77777777" w:rsidTr="00EF5CA6">
        <w:trPr>
          <w:trHeight w:val="251"/>
          <w:tblHeader/>
        </w:trPr>
        <w:tc>
          <w:tcPr>
            <w:tcW w:w="979" w:type="dxa"/>
            <w:shd w:val="clear" w:color="auto" w:fill="E7E6E6" w:themeFill="background2"/>
          </w:tcPr>
          <w:p w14:paraId="16AF2A7D" w14:textId="77777777" w:rsidR="0069349E" w:rsidRPr="00D30199" w:rsidRDefault="0069349E" w:rsidP="00EF5CA6">
            <w:pPr>
              <w:rPr>
                <w:rFonts w:cstheme="minorHAnsi"/>
                <w:bCs/>
                <w:i/>
                <w:iCs/>
                <w:sz w:val="16"/>
                <w:szCs w:val="16"/>
              </w:rPr>
            </w:pPr>
            <w:r w:rsidRPr="00D30199">
              <w:rPr>
                <w:rFonts w:cstheme="minorHAnsi"/>
                <w:bCs/>
                <w:i/>
                <w:iCs/>
                <w:sz w:val="16"/>
                <w:szCs w:val="16"/>
              </w:rPr>
              <w:t>In this column simply type the date you made a search</w:t>
            </w:r>
            <w:r>
              <w:rPr>
                <w:rFonts w:cstheme="minorHAnsi"/>
                <w:bCs/>
                <w:i/>
                <w:iCs/>
                <w:sz w:val="16"/>
                <w:szCs w:val="16"/>
              </w:rPr>
              <w:t>. Example:</w:t>
            </w:r>
          </w:p>
          <w:p w14:paraId="58FDB84D" w14:textId="77777777" w:rsidR="0069349E" w:rsidRPr="00D30199" w:rsidRDefault="0069349E" w:rsidP="00EF5CA6">
            <w:pPr>
              <w:rPr>
                <w:rFonts w:cstheme="minorHAnsi"/>
                <w:bCs/>
                <w:sz w:val="16"/>
                <w:szCs w:val="16"/>
              </w:rPr>
            </w:pPr>
            <w:r w:rsidRPr="00D30199">
              <w:rPr>
                <w:rFonts w:cstheme="minorHAnsi"/>
                <w:bCs/>
                <w:sz w:val="16"/>
                <w:szCs w:val="16"/>
              </w:rPr>
              <w:t>1 Jan 2026</w:t>
            </w:r>
          </w:p>
        </w:tc>
        <w:tc>
          <w:tcPr>
            <w:tcW w:w="906" w:type="dxa"/>
            <w:shd w:val="clear" w:color="auto" w:fill="E7E6E6" w:themeFill="background2"/>
          </w:tcPr>
          <w:p w14:paraId="18945956" w14:textId="77777777" w:rsidR="0069349E" w:rsidRPr="00D30199" w:rsidRDefault="0069349E" w:rsidP="00EF5CA6">
            <w:pPr>
              <w:rPr>
                <w:rFonts w:cstheme="minorHAnsi"/>
                <w:bCs/>
                <w:i/>
                <w:iCs/>
                <w:sz w:val="16"/>
                <w:szCs w:val="16"/>
              </w:rPr>
            </w:pPr>
            <w:r>
              <w:rPr>
                <w:rFonts w:cstheme="minorHAnsi"/>
                <w:bCs/>
                <w:i/>
                <w:iCs/>
                <w:sz w:val="16"/>
                <w:szCs w:val="16"/>
              </w:rPr>
              <w:t>S</w:t>
            </w:r>
            <w:r w:rsidRPr="00D30199">
              <w:rPr>
                <w:rFonts w:cstheme="minorHAnsi"/>
                <w:bCs/>
                <w:i/>
                <w:iCs/>
                <w:sz w:val="16"/>
                <w:szCs w:val="16"/>
              </w:rPr>
              <w:t>teps</w:t>
            </w:r>
            <w:r>
              <w:rPr>
                <w:rFonts w:cstheme="minorHAnsi"/>
                <w:bCs/>
                <w:i/>
                <w:iCs/>
                <w:sz w:val="16"/>
                <w:szCs w:val="16"/>
              </w:rPr>
              <w:t xml:space="preserve"> 4,</w:t>
            </w:r>
            <w:r w:rsidRPr="00D30199">
              <w:rPr>
                <w:rFonts w:cstheme="minorHAnsi"/>
                <w:bCs/>
                <w:i/>
                <w:iCs/>
                <w:sz w:val="16"/>
                <w:szCs w:val="16"/>
              </w:rPr>
              <w:t xml:space="preserve"> 5 &amp; 6</w:t>
            </w:r>
            <w:r>
              <w:rPr>
                <w:rFonts w:cstheme="minorHAnsi"/>
                <w:bCs/>
                <w:i/>
                <w:iCs/>
                <w:sz w:val="16"/>
                <w:szCs w:val="16"/>
              </w:rPr>
              <w:t xml:space="preserve"> require </w:t>
            </w:r>
            <w:r w:rsidRPr="00D30199">
              <w:rPr>
                <w:rFonts w:cstheme="minorHAnsi"/>
                <w:bCs/>
                <w:i/>
                <w:iCs/>
                <w:sz w:val="16"/>
                <w:szCs w:val="16"/>
              </w:rPr>
              <w:t>the time you spent</w:t>
            </w:r>
            <w:r>
              <w:rPr>
                <w:rFonts w:cstheme="minorHAnsi"/>
                <w:bCs/>
                <w:i/>
                <w:iCs/>
                <w:sz w:val="16"/>
                <w:szCs w:val="16"/>
              </w:rPr>
              <w:t xml:space="preserve"> on each search. Example: </w:t>
            </w:r>
            <w:r w:rsidRPr="00D30199">
              <w:rPr>
                <w:rFonts w:cstheme="minorHAnsi"/>
                <w:bCs/>
                <w:sz w:val="16"/>
                <w:szCs w:val="16"/>
              </w:rPr>
              <w:t>20 min.</w:t>
            </w:r>
          </w:p>
        </w:tc>
        <w:tc>
          <w:tcPr>
            <w:tcW w:w="1124" w:type="dxa"/>
            <w:shd w:val="clear" w:color="auto" w:fill="E7E6E6" w:themeFill="background2"/>
          </w:tcPr>
          <w:p w14:paraId="0E33F949" w14:textId="77777777" w:rsidR="0069349E" w:rsidRPr="00D30199" w:rsidRDefault="0069349E" w:rsidP="00EF5CA6">
            <w:pPr>
              <w:rPr>
                <w:rFonts w:cstheme="minorHAnsi"/>
                <w:bCs/>
                <w:sz w:val="16"/>
                <w:szCs w:val="16"/>
              </w:rPr>
            </w:pPr>
            <w:r>
              <w:rPr>
                <w:rFonts w:cstheme="minorHAnsi"/>
                <w:bCs/>
                <w:i/>
                <w:iCs/>
                <w:sz w:val="16"/>
                <w:szCs w:val="16"/>
              </w:rPr>
              <w:t xml:space="preserve">What is the goal of this </w:t>
            </w:r>
            <w:proofErr w:type="gramStart"/>
            <w:r>
              <w:rPr>
                <w:rFonts w:cstheme="minorHAnsi"/>
                <w:bCs/>
                <w:i/>
                <w:iCs/>
                <w:sz w:val="16"/>
                <w:szCs w:val="16"/>
              </w:rPr>
              <w:t>particular search</w:t>
            </w:r>
            <w:proofErr w:type="gramEnd"/>
            <w:r>
              <w:rPr>
                <w:rFonts w:cstheme="minorHAnsi"/>
                <w:bCs/>
                <w:i/>
                <w:iCs/>
                <w:sz w:val="16"/>
                <w:szCs w:val="16"/>
              </w:rPr>
              <w:t xml:space="preserve"> attempt. Example: </w:t>
            </w:r>
            <w:r>
              <w:rPr>
                <w:rFonts w:cstheme="minorHAnsi"/>
                <w:bCs/>
                <w:sz w:val="16"/>
                <w:szCs w:val="16"/>
              </w:rPr>
              <w:t>Locate Joe’s death certificate</w:t>
            </w:r>
          </w:p>
        </w:tc>
        <w:tc>
          <w:tcPr>
            <w:tcW w:w="1340" w:type="dxa"/>
            <w:shd w:val="clear" w:color="auto" w:fill="E7E6E6" w:themeFill="background2"/>
          </w:tcPr>
          <w:p w14:paraId="7AEF0C1B" w14:textId="77777777" w:rsidR="0069349E" w:rsidRDefault="0069349E" w:rsidP="00EF5CA6">
            <w:pPr>
              <w:rPr>
                <w:rFonts w:cstheme="minorHAnsi"/>
                <w:bCs/>
                <w:i/>
                <w:iCs/>
                <w:sz w:val="16"/>
                <w:szCs w:val="16"/>
              </w:rPr>
            </w:pPr>
            <w:r>
              <w:rPr>
                <w:rFonts w:cstheme="minorHAnsi"/>
                <w:bCs/>
                <w:i/>
                <w:iCs/>
                <w:sz w:val="16"/>
                <w:szCs w:val="16"/>
              </w:rPr>
              <w:t>On what website or in what library or archive are you searching?</w:t>
            </w:r>
          </w:p>
          <w:p w14:paraId="3FB0568E" w14:textId="77777777" w:rsidR="0069349E" w:rsidRDefault="0069349E" w:rsidP="00EF5CA6">
            <w:pPr>
              <w:rPr>
                <w:rFonts w:cstheme="minorHAnsi"/>
                <w:bCs/>
                <w:i/>
                <w:iCs/>
                <w:sz w:val="16"/>
                <w:szCs w:val="16"/>
              </w:rPr>
            </w:pPr>
            <w:r>
              <w:rPr>
                <w:rFonts w:cstheme="minorHAnsi"/>
                <w:bCs/>
                <w:i/>
                <w:iCs/>
                <w:sz w:val="16"/>
                <w:szCs w:val="16"/>
              </w:rPr>
              <w:t>Examples:</w:t>
            </w:r>
          </w:p>
          <w:p w14:paraId="6AF54B0B" w14:textId="77777777" w:rsidR="0069349E" w:rsidRDefault="0069349E" w:rsidP="00EF5CA6">
            <w:pPr>
              <w:rPr>
                <w:rFonts w:cstheme="minorHAnsi"/>
                <w:bCs/>
                <w:sz w:val="16"/>
                <w:szCs w:val="16"/>
              </w:rPr>
            </w:pPr>
            <w:r>
              <w:rPr>
                <w:rFonts w:cstheme="minorHAnsi"/>
                <w:bCs/>
                <w:sz w:val="16"/>
                <w:szCs w:val="16"/>
              </w:rPr>
              <w:t>Ancestry.com</w:t>
            </w:r>
          </w:p>
          <w:p w14:paraId="5F4CCD72" w14:textId="77777777" w:rsidR="0069349E" w:rsidRDefault="0069349E" w:rsidP="00EF5CA6">
            <w:pPr>
              <w:rPr>
                <w:rFonts w:cstheme="minorHAnsi"/>
                <w:bCs/>
                <w:sz w:val="16"/>
                <w:szCs w:val="16"/>
              </w:rPr>
            </w:pPr>
            <w:r>
              <w:rPr>
                <w:rFonts w:cstheme="minorHAnsi"/>
                <w:bCs/>
                <w:sz w:val="16"/>
                <w:szCs w:val="16"/>
              </w:rPr>
              <w:t>FamilySearch.org</w:t>
            </w:r>
          </w:p>
          <w:p w14:paraId="20727059" w14:textId="77777777" w:rsidR="0069349E" w:rsidRDefault="0069349E" w:rsidP="00EF5CA6">
            <w:pPr>
              <w:rPr>
                <w:rFonts w:cstheme="minorHAnsi"/>
                <w:bCs/>
                <w:sz w:val="16"/>
                <w:szCs w:val="16"/>
              </w:rPr>
            </w:pPr>
            <w:r>
              <w:rPr>
                <w:rFonts w:cstheme="minorHAnsi"/>
                <w:bCs/>
                <w:sz w:val="16"/>
                <w:szCs w:val="16"/>
              </w:rPr>
              <w:t>HBLL</w:t>
            </w:r>
          </w:p>
          <w:p w14:paraId="614CC951" w14:textId="77777777" w:rsidR="0069349E" w:rsidRPr="00D30199" w:rsidRDefault="0069349E" w:rsidP="00EF5CA6">
            <w:pPr>
              <w:rPr>
                <w:rFonts w:cstheme="minorHAnsi"/>
                <w:bCs/>
                <w:sz w:val="16"/>
                <w:szCs w:val="16"/>
              </w:rPr>
            </w:pPr>
            <w:r>
              <w:rPr>
                <w:rFonts w:cstheme="minorHAnsi"/>
                <w:bCs/>
                <w:sz w:val="16"/>
                <w:szCs w:val="16"/>
              </w:rPr>
              <w:t>grandma’s attic</w:t>
            </w:r>
          </w:p>
        </w:tc>
        <w:tc>
          <w:tcPr>
            <w:tcW w:w="2562" w:type="dxa"/>
            <w:shd w:val="clear" w:color="auto" w:fill="E7E6E6" w:themeFill="background2"/>
          </w:tcPr>
          <w:p w14:paraId="59D41119" w14:textId="77777777" w:rsidR="0069349E" w:rsidRDefault="0069349E" w:rsidP="00EF5CA6">
            <w:pPr>
              <w:rPr>
                <w:rFonts w:cstheme="minorHAnsi"/>
                <w:bCs/>
                <w:i/>
                <w:iCs/>
                <w:sz w:val="16"/>
                <w:szCs w:val="16"/>
              </w:rPr>
            </w:pPr>
            <w:r>
              <w:rPr>
                <w:rFonts w:cstheme="minorHAnsi"/>
                <w:bCs/>
                <w:i/>
                <w:iCs/>
                <w:sz w:val="16"/>
                <w:szCs w:val="16"/>
              </w:rPr>
              <w:t>Be specific about the source you’re searching. Examples:</w:t>
            </w:r>
          </w:p>
          <w:p w14:paraId="7E6DEA52" w14:textId="77777777" w:rsidR="00631EBE" w:rsidRDefault="00631EBE" w:rsidP="00EF5CA6">
            <w:pPr>
              <w:rPr>
                <w:rFonts w:cstheme="minorHAnsi"/>
                <w:bCs/>
                <w:i/>
                <w:iCs/>
                <w:sz w:val="16"/>
                <w:szCs w:val="16"/>
              </w:rPr>
            </w:pPr>
          </w:p>
          <w:p w14:paraId="37A0E2C5" w14:textId="77777777" w:rsidR="0069349E" w:rsidRDefault="0069349E" w:rsidP="00EF5CA6">
            <w:pPr>
              <w:rPr>
                <w:rFonts w:cstheme="minorHAnsi"/>
                <w:bCs/>
                <w:sz w:val="16"/>
                <w:szCs w:val="16"/>
              </w:rPr>
            </w:pPr>
            <w:r>
              <w:rPr>
                <w:rFonts w:cstheme="minorHAnsi"/>
                <w:bCs/>
                <w:sz w:val="16"/>
                <w:szCs w:val="16"/>
              </w:rPr>
              <w:t>FamilySearch’s Tree</w:t>
            </w:r>
          </w:p>
          <w:p w14:paraId="2E3A1747" w14:textId="77777777" w:rsidR="0069349E" w:rsidRDefault="0069349E" w:rsidP="00EF5CA6">
            <w:pPr>
              <w:rPr>
                <w:rFonts w:cstheme="minorHAnsi"/>
                <w:bCs/>
                <w:sz w:val="16"/>
                <w:szCs w:val="16"/>
              </w:rPr>
            </w:pPr>
            <w:r>
              <w:rPr>
                <w:rFonts w:cstheme="minorHAnsi"/>
                <w:bCs/>
                <w:sz w:val="16"/>
                <w:szCs w:val="16"/>
              </w:rPr>
              <w:t>Utah’s Online Burial Database</w:t>
            </w:r>
          </w:p>
          <w:p w14:paraId="059BBD70" w14:textId="77777777" w:rsidR="0069349E" w:rsidRDefault="0069349E" w:rsidP="00EF5CA6">
            <w:pPr>
              <w:rPr>
                <w:rFonts w:cstheme="minorHAnsi"/>
                <w:bCs/>
                <w:sz w:val="16"/>
                <w:szCs w:val="16"/>
              </w:rPr>
            </w:pPr>
            <w:r>
              <w:rPr>
                <w:rFonts w:cstheme="minorHAnsi"/>
                <w:bCs/>
                <w:sz w:val="16"/>
                <w:szCs w:val="16"/>
              </w:rPr>
              <w:t>FamilySearch’s Wiki</w:t>
            </w:r>
          </w:p>
          <w:p w14:paraId="42BF1F78" w14:textId="77777777" w:rsidR="0069349E" w:rsidRDefault="0069349E" w:rsidP="00EF5CA6">
            <w:pPr>
              <w:rPr>
                <w:rFonts w:cstheme="minorHAnsi"/>
                <w:bCs/>
                <w:sz w:val="16"/>
                <w:szCs w:val="16"/>
              </w:rPr>
            </w:pPr>
            <w:r>
              <w:rPr>
                <w:rFonts w:cstheme="minorHAnsi"/>
                <w:bCs/>
                <w:sz w:val="16"/>
                <w:szCs w:val="16"/>
              </w:rPr>
              <w:t>Social Security Death Index</w:t>
            </w:r>
          </w:p>
          <w:p w14:paraId="392717C2" w14:textId="77777777" w:rsidR="0069349E" w:rsidRPr="00923390" w:rsidRDefault="0069349E" w:rsidP="00EF5CA6">
            <w:pPr>
              <w:rPr>
                <w:rFonts w:cstheme="minorHAnsi"/>
                <w:bCs/>
                <w:sz w:val="16"/>
                <w:szCs w:val="16"/>
              </w:rPr>
            </w:pPr>
            <w:r>
              <w:rPr>
                <w:rFonts w:cstheme="minorHAnsi"/>
                <w:bCs/>
                <w:sz w:val="16"/>
                <w:szCs w:val="16"/>
              </w:rPr>
              <w:t>“Spain, Select Deaths, 1600-1920”</w:t>
            </w:r>
          </w:p>
        </w:tc>
        <w:tc>
          <w:tcPr>
            <w:tcW w:w="2083" w:type="dxa"/>
            <w:shd w:val="clear" w:color="auto" w:fill="E7E6E6" w:themeFill="background2"/>
          </w:tcPr>
          <w:p w14:paraId="2BC74D29" w14:textId="77777777" w:rsidR="0069349E" w:rsidRDefault="0069349E" w:rsidP="00EF5CA6">
            <w:pPr>
              <w:rPr>
                <w:rFonts w:cstheme="minorHAnsi"/>
                <w:bCs/>
                <w:i/>
                <w:iCs/>
                <w:sz w:val="16"/>
                <w:szCs w:val="16"/>
              </w:rPr>
            </w:pPr>
            <w:r>
              <w:rPr>
                <w:rFonts w:cstheme="minorHAnsi"/>
                <w:bCs/>
                <w:i/>
                <w:iCs/>
                <w:sz w:val="16"/>
                <w:szCs w:val="16"/>
              </w:rPr>
              <w:t>What names, date ranges, places, etc. did you use to search? Examples:</w:t>
            </w:r>
          </w:p>
          <w:p w14:paraId="17E7F603" w14:textId="77777777" w:rsidR="0069349E" w:rsidRDefault="0069349E" w:rsidP="00EF5CA6">
            <w:pPr>
              <w:rPr>
                <w:rFonts w:cstheme="minorHAnsi"/>
                <w:bCs/>
                <w:sz w:val="16"/>
                <w:szCs w:val="16"/>
              </w:rPr>
            </w:pPr>
            <w:r>
              <w:rPr>
                <w:rFonts w:cstheme="minorHAnsi"/>
                <w:bCs/>
                <w:sz w:val="16"/>
                <w:szCs w:val="16"/>
              </w:rPr>
              <w:t>Joe Nielson</w:t>
            </w:r>
          </w:p>
          <w:p w14:paraId="38D59BF2" w14:textId="77777777" w:rsidR="0069349E" w:rsidRDefault="0069349E" w:rsidP="00EF5CA6">
            <w:pPr>
              <w:rPr>
                <w:rFonts w:cstheme="minorHAnsi"/>
                <w:bCs/>
                <w:sz w:val="16"/>
                <w:szCs w:val="16"/>
              </w:rPr>
            </w:pPr>
            <w:r>
              <w:rPr>
                <w:rFonts w:cstheme="minorHAnsi"/>
                <w:bCs/>
                <w:sz w:val="16"/>
                <w:szCs w:val="16"/>
              </w:rPr>
              <w:t>Joe Neilson</w:t>
            </w:r>
          </w:p>
          <w:p w14:paraId="75CC57FF" w14:textId="77777777" w:rsidR="0069349E" w:rsidRDefault="0069349E" w:rsidP="00EF5CA6">
            <w:pPr>
              <w:rPr>
                <w:rFonts w:cstheme="minorHAnsi"/>
                <w:bCs/>
                <w:sz w:val="16"/>
                <w:szCs w:val="16"/>
              </w:rPr>
            </w:pPr>
            <w:r>
              <w:rPr>
                <w:rFonts w:cstheme="minorHAnsi"/>
                <w:bCs/>
                <w:sz w:val="16"/>
                <w:szCs w:val="16"/>
              </w:rPr>
              <w:t xml:space="preserve">Joe </w:t>
            </w:r>
            <w:proofErr w:type="spellStart"/>
            <w:proofErr w:type="gramStart"/>
            <w:r>
              <w:rPr>
                <w:rFonts w:cstheme="minorHAnsi"/>
                <w:bCs/>
                <w:sz w:val="16"/>
                <w:szCs w:val="16"/>
              </w:rPr>
              <w:t>Nils?n</w:t>
            </w:r>
            <w:proofErr w:type="spellEnd"/>
            <w:proofErr w:type="gramEnd"/>
          </w:p>
          <w:p w14:paraId="3B58BD9C" w14:textId="77777777" w:rsidR="0069349E" w:rsidRDefault="0069349E" w:rsidP="00EF5CA6">
            <w:pPr>
              <w:rPr>
                <w:rFonts w:cstheme="minorHAnsi"/>
                <w:bCs/>
                <w:sz w:val="16"/>
                <w:szCs w:val="16"/>
              </w:rPr>
            </w:pPr>
            <w:r>
              <w:rPr>
                <w:rFonts w:cstheme="minorHAnsi"/>
                <w:bCs/>
                <w:sz w:val="16"/>
                <w:szCs w:val="16"/>
              </w:rPr>
              <w:t>Joe N*</w:t>
            </w:r>
          </w:p>
          <w:p w14:paraId="566ED9C5" w14:textId="77777777" w:rsidR="0069349E" w:rsidRDefault="0069349E" w:rsidP="00EF5CA6">
            <w:pPr>
              <w:rPr>
                <w:rFonts w:cstheme="minorHAnsi"/>
                <w:bCs/>
                <w:sz w:val="16"/>
                <w:szCs w:val="16"/>
              </w:rPr>
            </w:pPr>
            <w:r>
              <w:rPr>
                <w:rFonts w:cstheme="minorHAnsi"/>
                <w:bCs/>
                <w:sz w:val="16"/>
                <w:szCs w:val="16"/>
              </w:rPr>
              <w:t>Born 1850-1860</w:t>
            </w:r>
          </w:p>
          <w:p w14:paraId="75A53B12" w14:textId="77777777" w:rsidR="0069349E" w:rsidRPr="00923390" w:rsidRDefault="0069349E" w:rsidP="00EF5CA6">
            <w:pPr>
              <w:rPr>
                <w:rFonts w:cstheme="minorHAnsi"/>
                <w:bCs/>
                <w:sz w:val="16"/>
                <w:szCs w:val="16"/>
              </w:rPr>
            </w:pPr>
            <w:r>
              <w:rPr>
                <w:rFonts w:cstheme="minorHAnsi"/>
                <w:bCs/>
                <w:sz w:val="16"/>
                <w:szCs w:val="16"/>
              </w:rPr>
              <w:t>Place: Skane, Sweden</w:t>
            </w:r>
          </w:p>
        </w:tc>
        <w:tc>
          <w:tcPr>
            <w:tcW w:w="2784" w:type="dxa"/>
            <w:shd w:val="clear" w:color="auto" w:fill="E7E6E6" w:themeFill="background2"/>
          </w:tcPr>
          <w:p w14:paraId="5ED81FF1" w14:textId="77777777" w:rsidR="0069349E" w:rsidRPr="00523FE0" w:rsidRDefault="0069349E" w:rsidP="00EF5CA6">
            <w:pPr>
              <w:rPr>
                <w:bCs/>
                <w:i/>
                <w:iCs/>
                <w:sz w:val="16"/>
                <w:szCs w:val="16"/>
              </w:rPr>
            </w:pPr>
            <w:r>
              <w:rPr>
                <w:bCs/>
                <w:i/>
                <w:iCs/>
                <w:sz w:val="16"/>
                <w:szCs w:val="16"/>
              </w:rPr>
              <w:t>What did you find (or not find)?  This column is for a summary of details, analysis, your own thoughts or plans for next steps, etc. When you do find documents online, it’s nice to include a hyperlink in this column.</w:t>
            </w:r>
          </w:p>
        </w:tc>
        <w:tc>
          <w:tcPr>
            <w:tcW w:w="2622" w:type="dxa"/>
            <w:shd w:val="clear" w:color="auto" w:fill="E7E6E6" w:themeFill="background2"/>
          </w:tcPr>
          <w:p w14:paraId="244E4AE0" w14:textId="77777777" w:rsidR="0069349E" w:rsidRDefault="0069349E" w:rsidP="00EF5CA6">
            <w:pPr>
              <w:rPr>
                <w:rFonts w:cstheme="minorHAnsi"/>
                <w:bCs/>
                <w:i/>
                <w:iCs/>
                <w:sz w:val="16"/>
                <w:szCs w:val="16"/>
              </w:rPr>
            </w:pPr>
            <w:r>
              <w:rPr>
                <w:rFonts w:cstheme="minorHAnsi"/>
                <w:bCs/>
                <w:i/>
                <w:iCs/>
                <w:sz w:val="16"/>
                <w:szCs w:val="16"/>
              </w:rPr>
              <w:t>Craft a citation for each positive search. A URL is not enough. Citations include enough detail to lead to the exact source. Example:</w:t>
            </w:r>
          </w:p>
          <w:p w14:paraId="6A9B438C" w14:textId="77777777" w:rsidR="0069349E" w:rsidRPr="00523FE0" w:rsidRDefault="0069349E" w:rsidP="00EF5CA6">
            <w:pPr>
              <w:rPr>
                <w:rFonts w:cstheme="minorHAnsi"/>
                <w:bCs/>
                <w:sz w:val="16"/>
                <w:szCs w:val="16"/>
              </w:rPr>
            </w:pPr>
            <w:r w:rsidRPr="00523FE0">
              <w:rPr>
                <w:rFonts w:cstheme="minorHAnsi"/>
                <w:bCs/>
                <w:sz w:val="16"/>
                <w:szCs w:val="16"/>
              </w:rPr>
              <w:t>Birth Certificate</w:t>
            </w:r>
            <w:r>
              <w:rPr>
                <w:rFonts w:cstheme="minorHAnsi"/>
                <w:bCs/>
                <w:sz w:val="16"/>
                <w:szCs w:val="16"/>
              </w:rPr>
              <w:t xml:space="preserve">, </w:t>
            </w:r>
            <w:r w:rsidRPr="00523FE0">
              <w:rPr>
                <w:rFonts w:cstheme="minorHAnsi"/>
                <w:bCs/>
                <w:sz w:val="16"/>
                <w:szCs w:val="16"/>
              </w:rPr>
              <w:t>Sarah Mullen, 29 Mar 1894, Virginia Birth Records: 1884-1902 (</w:t>
            </w:r>
            <w:proofErr w:type="gramStart"/>
            <w:r w:rsidRPr="00523FE0">
              <w:rPr>
                <w:rFonts w:cstheme="minorHAnsi"/>
                <w:bCs/>
                <w:sz w:val="16"/>
                <w:szCs w:val="16"/>
              </w:rPr>
              <w:t>FamilySearch.org :</w:t>
            </w:r>
            <w:proofErr w:type="gramEnd"/>
            <w:r w:rsidRPr="00523FE0">
              <w:rPr>
                <w:rFonts w:cstheme="minorHAnsi"/>
                <w:bCs/>
                <w:sz w:val="16"/>
                <w:szCs w:val="16"/>
              </w:rPr>
              <w:t xml:space="preserve"> accessed 3 Jan 2019), certificate #1894-3046, image #4905.</w:t>
            </w:r>
          </w:p>
        </w:tc>
      </w:tr>
      <w:tr w:rsidR="0069349E" w:rsidRPr="00E34DDC" w14:paraId="4E694B84" w14:textId="77777777" w:rsidTr="00EF5CA6">
        <w:trPr>
          <w:trHeight w:val="260"/>
        </w:trPr>
        <w:tc>
          <w:tcPr>
            <w:tcW w:w="14400" w:type="dxa"/>
            <w:gridSpan w:val="8"/>
            <w:shd w:val="clear" w:color="auto" w:fill="C5E0B3" w:themeFill="accent6" w:themeFillTint="66"/>
          </w:tcPr>
          <w:p w14:paraId="4F536C29" w14:textId="200BC493" w:rsidR="0069349E" w:rsidRPr="0069349E" w:rsidRDefault="0069349E" w:rsidP="00EF5CA6">
            <w:pPr>
              <w:rPr>
                <w:rFonts w:cstheme="minorHAnsi"/>
                <w:i/>
                <w:iCs/>
                <w:sz w:val="20"/>
                <w:szCs w:val="20"/>
              </w:rPr>
            </w:pPr>
            <w:r>
              <w:rPr>
                <w:rFonts w:cstheme="minorHAnsi"/>
                <w:b/>
                <w:bCs/>
                <w:sz w:val="20"/>
                <w:szCs w:val="20"/>
              </w:rPr>
              <w:t xml:space="preserve">STEP 5: VITAL RECORDS – </w:t>
            </w:r>
            <w:r>
              <w:rPr>
                <w:rFonts w:cstheme="minorHAnsi"/>
                <w:i/>
                <w:iCs/>
                <w:sz w:val="20"/>
                <w:szCs w:val="20"/>
              </w:rPr>
              <w:t>Purpose: record your attempts to locate records of BIRTHS, MARRIAGES, or DEATHS for your research family in CHURCH or CIVIL sources</w:t>
            </w:r>
          </w:p>
        </w:tc>
      </w:tr>
      <w:tr w:rsidR="0069349E" w:rsidRPr="00E34DDC" w14:paraId="23FF94AB" w14:textId="77777777" w:rsidTr="00EF5CA6">
        <w:trPr>
          <w:trHeight w:val="2006"/>
        </w:trPr>
        <w:tc>
          <w:tcPr>
            <w:tcW w:w="979" w:type="dxa"/>
          </w:tcPr>
          <w:p w14:paraId="0AA422BE" w14:textId="77777777" w:rsidR="0069349E" w:rsidRPr="00E34DDC" w:rsidRDefault="0069349E" w:rsidP="00EF5CA6">
            <w:pPr>
              <w:rPr>
                <w:rFonts w:cstheme="minorHAnsi"/>
                <w:sz w:val="20"/>
                <w:szCs w:val="20"/>
              </w:rPr>
            </w:pPr>
          </w:p>
        </w:tc>
        <w:tc>
          <w:tcPr>
            <w:tcW w:w="906" w:type="dxa"/>
          </w:tcPr>
          <w:p w14:paraId="55D59A94" w14:textId="77777777" w:rsidR="0069349E" w:rsidRPr="00E34DDC" w:rsidRDefault="0069349E" w:rsidP="00EF5CA6">
            <w:pPr>
              <w:rPr>
                <w:rFonts w:cstheme="minorHAnsi"/>
                <w:sz w:val="20"/>
                <w:szCs w:val="20"/>
              </w:rPr>
            </w:pPr>
          </w:p>
        </w:tc>
        <w:tc>
          <w:tcPr>
            <w:tcW w:w="1124" w:type="dxa"/>
          </w:tcPr>
          <w:p w14:paraId="7E980B82" w14:textId="77777777" w:rsidR="0069349E" w:rsidRPr="00E34DDC" w:rsidRDefault="0069349E" w:rsidP="00EF5CA6">
            <w:pPr>
              <w:rPr>
                <w:rFonts w:cstheme="minorHAnsi"/>
                <w:sz w:val="20"/>
                <w:szCs w:val="20"/>
              </w:rPr>
            </w:pPr>
          </w:p>
        </w:tc>
        <w:tc>
          <w:tcPr>
            <w:tcW w:w="1340" w:type="dxa"/>
          </w:tcPr>
          <w:p w14:paraId="29FE8213" w14:textId="77777777" w:rsidR="0069349E" w:rsidRPr="00E34DDC" w:rsidRDefault="0069349E" w:rsidP="00EF5CA6">
            <w:pPr>
              <w:rPr>
                <w:rFonts w:cstheme="minorHAnsi"/>
                <w:sz w:val="20"/>
                <w:szCs w:val="20"/>
              </w:rPr>
            </w:pPr>
          </w:p>
        </w:tc>
        <w:tc>
          <w:tcPr>
            <w:tcW w:w="2562" w:type="dxa"/>
          </w:tcPr>
          <w:p w14:paraId="23D0D285" w14:textId="77777777" w:rsidR="0069349E" w:rsidRPr="00E34DDC" w:rsidRDefault="0069349E" w:rsidP="00EF5CA6">
            <w:pPr>
              <w:rPr>
                <w:rFonts w:cstheme="minorHAnsi"/>
                <w:sz w:val="20"/>
                <w:szCs w:val="20"/>
              </w:rPr>
            </w:pPr>
          </w:p>
        </w:tc>
        <w:tc>
          <w:tcPr>
            <w:tcW w:w="2083" w:type="dxa"/>
          </w:tcPr>
          <w:p w14:paraId="1D28F3F6" w14:textId="77777777" w:rsidR="0069349E" w:rsidRPr="00E34DDC" w:rsidRDefault="0069349E" w:rsidP="00EF5CA6">
            <w:pPr>
              <w:rPr>
                <w:rFonts w:cstheme="minorHAnsi"/>
                <w:sz w:val="20"/>
                <w:szCs w:val="20"/>
              </w:rPr>
            </w:pPr>
          </w:p>
        </w:tc>
        <w:tc>
          <w:tcPr>
            <w:tcW w:w="2784" w:type="dxa"/>
          </w:tcPr>
          <w:p w14:paraId="4723EE52" w14:textId="7271D569" w:rsidR="0069349E" w:rsidRPr="00E34DDC" w:rsidRDefault="0069349E" w:rsidP="00EF5CA6">
            <w:pPr>
              <w:rPr>
                <w:rFonts w:cstheme="minorHAnsi"/>
                <w:sz w:val="20"/>
                <w:szCs w:val="20"/>
              </w:rPr>
            </w:pPr>
          </w:p>
        </w:tc>
        <w:tc>
          <w:tcPr>
            <w:tcW w:w="2622" w:type="dxa"/>
          </w:tcPr>
          <w:p w14:paraId="487AA458" w14:textId="14150526" w:rsidR="0069349E" w:rsidRPr="00E34DDC" w:rsidRDefault="0069349E" w:rsidP="00EF5CA6">
            <w:pPr>
              <w:rPr>
                <w:rFonts w:cstheme="minorHAnsi"/>
                <w:sz w:val="20"/>
                <w:szCs w:val="20"/>
              </w:rPr>
            </w:pPr>
          </w:p>
        </w:tc>
      </w:tr>
      <w:tr w:rsidR="0069349E" w:rsidRPr="00E34DDC" w14:paraId="31A7B01F" w14:textId="77777777" w:rsidTr="00EF5CA6">
        <w:trPr>
          <w:trHeight w:val="2006"/>
        </w:trPr>
        <w:tc>
          <w:tcPr>
            <w:tcW w:w="979" w:type="dxa"/>
          </w:tcPr>
          <w:p w14:paraId="1EF72FA7" w14:textId="77777777" w:rsidR="0069349E" w:rsidRPr="00E34DDC" w:rsidRDefault="0069349E" w:rsidP="00EF5CA6">
            <w:pPr>
              <w:rPr>
                <w:rFonts w:cstheme="minorHAnsi"/>
                <w:sz w:val="20"/>
                <w:szCs w:val="20"/>
              </w:rPr>
            </w:pPr>
          </w:p>
        </w:tc>
        <w:tc>
          <w:tcPr>
            <w:tcW w:w="906" w:type="dxa"/>
          </w:tcPr>
          <w:p w14:paraId="0BEBD0BE" w14:textId="77777777" w:rsidR="0069349E" w:rsidRPr="00E34DDC" w:rsidRDefault="0069349E" w:rsidP="00EF5CA6">
            <w:pPr>
              <w:rPr>
                <w:rFonts w:cstheme="minorHAnsi"/>
                <w:sz w:val="20"/>
                <w:szCs w:val="20"/>
              </w:rPr>
            </w:pPr>
          </w:p>
        </w:tc>
        <w:tc>
          <w:tcPr>
            <w:tcW w:w="1124" w:type="dxa"/>
          </w:tcPr>
          <w:p w14:paraId="70B3CFE7" w14:textId="77777777" w:rsidR="0069349E" w:rsidRPr="00E34DDC" w:rsidRDefault="0069349E" w:rsidP="00EF5CA6">
            <w:pPr>
              <w:rPr>
                <w:rFonts w:cstheme="minorHAnsi"/>
                <w:sz w:val="20"/>
                <w:szCs w:val="20"/>
              </w:rPr>
            </w:pPr>
          </w:p>
        </w:tc>
        <w:tc>
          <w:tcPr>
            <w:tcW w:w="1340" w:type="dxa"/>
          </w:tcPr>
          <w:p w14:paraId="3D3BCAAD" w14:textId="77777777" w:rsidR="0069349E" w:rsidRPr="00E34DDC" w:rsidRDefault="0069349E" w:rsidP="00EF5CA6">
            <w:pPr>
              <w:rPr>
                <w:rFonts w:cstheme="minorHAnsi"/>
                <w:sz w:val="20"/>
                <w:szCs w:val="20"/>
              </w:rPr>
            </w:pPr>
          </w:p>
        </w:tc>
        <w:tc>
          <w:tcPr>
            <w:tcW w:w="2562" w:type="dxa"/>
          </w:tcPr>
          <w:p w14:paraId="39DB2F22" w14:textId="77777777" w:rsidR="0069349E" w:rsidRPr="00E34DDC" w:rsidRDefault="0069349E" w:rsidP="00EF5CA6">
            <w:pPr>
              <w:rPr>
                <w:rFonts w:cstheme="minorHAnsi"/>
                <w:sz w:val="20"/>
                <w:szCs w:val="20"/>
              </w:rPr>
            </w:pPr>
          </w:p>
        </w:tc>
        <w:tc>
          <w:tcPr>
            <w:tcW w:w="2083" w:type="dxa"/>
          </w:tcPr>
          <w:p w14:paraId="28ABEE7D" w14:textId="77777777" w:rsidR="0069349E" w:rsidRPr="00E34DDC" w:rsidRDefault="0069349E" w:rsidP="00EF5CA6">
            <w:pPr>
              <w:rPr>
                <w:rFonts w:cstheme="minorHAnsi"/>
                <w:sz w:val="20"/>
                <w:szCs w:val="20"/>
              </w:rPr>
            </w:pPr>
          </w:p>
        </w:tc>
        <w:tc>
          <w:tcPr>
            <w:tcW w:w="2784" w:type="dxa"/>
          </w:tcPr>
          <w:p w14:paraId="66E901A8" w14:textId="05733AC8" w:rsidR="0069349E" w:rsidRPr="00E34DDC" w:rsidRDefault="0069349E" w:rsidP="00EF5CA6">
            <w:pPr>
              <w:rPr>
                <w:rFonts w:cstheme="minorHAnsi"/>
                <w:sz w:val="20"/>
                <w:szCs w:val="20"/>
              </w:rPr>
            </w:pPr>
          </w:p>
        </w:tc>
        <w:tc>
          <w:tcPr>
            <w:tcW w:w="2622" w:type="dxa"/>
          </w:tcPr>
          <w:p w14:paraId="13F1787B" w14:textId="30A2B212" w:rsidR="0069349E" w:rsidRPr="00E34DDC" w:rsidRDefault="0069349E" w:rsidP="00EF5CA6">
            <w:pPr>
              <w:shd w:val="clear" w:color="auto" w:fill="FFFFFF"/>
              <w:rPr>
                <w:rFonts w:cstheme="minorHAnsi"/>
                <w:sz w:val="20"/>
                <w:szCs w:val="20"/>
              </w:rPr>
            </w:pPr>
          </w:p>
        </w:tc>
      </w:tr>
      <w:tr w:rsidR="007C4F9F" w:rsidRPr="00E34DDC" w14:paraId="578E42F3" w14:textId="77777777" w:rsidTr="00EF5CA6">
        <w:trPr>
          <w:trHeight w:val="2006"/>
        </w:trPr>
        <w:tc>
          <w:tcPr>
            <w:tcW w:w="979" w:type="dxa"/>
          </w:tcPr>
          <w:p w14:paraId="1BFEDC6F" w14:textId="77777777" w:rsidR="007C4F9F" w:rsidRPr="00E34DDC" w:rsidRDefault="007C4F9F" w:rsidP="00EF5CA6">
            <w:pPr>
              <w:rPr>
                <w:rFonts w:cstheme="minorHAnsi"/>
                <w:sz w:val="20"/>
                <w:szCs w:val="20"/>
              </w:rPr>
            </w:pPr>
          </w:p>
        </w:tc>
        <w:tc>
          <w:tcPr>
            <w:tcW w:w="906" w:type="dxa"/>
          </w:tcPr>
          <w:p w14:paraId="1B5B61D6" w14:textId="77777777" w:rsidR="007C4F9F" w:rsidRPr="00E34DDC" w:rsidRDefault="007C4F9F" w:rsidP="00EF5CA6">
            <w:pPr>
              <w:rPr>
                <w:rFonts w:cstheme="minorHAnsi"/>
                <w:sz w:val="20"/>
                <w:szCs w:val="20"/>
              </w:rPr>
            </w:pPr>
          </w:p>
        </w:tc>
        <w:tc>
          <w:tcPr>
            <w:tcW w:w="1124" w:type="dxa"/>
          </w:tcPr>
          <w:p w14:paraId="1BC4FFDC" w14:textId="77777777" w:rsidR="007C4F9F" w:rsidRPr="00E34DDC" w:rsidRDefault="007C4F9F" w:rsidP="00EF5CA6">
            <w:pPr>
              <w:rPr>
                <w:rFonts w:cstheme="minorHAnsi"/>
                <w:sz w:val="20"/>
                <w:szCs w:val="20"/>
              </w:rPr>
            </w:pPr>
          </w:p>
        </w:tc>
        <w:tc>
          <w:tcPr>
            <w:tcW w:w="1340" w:type="dxa"/>
          </w:tcPr>
          <w:p w14:paraId="6F986416" w14:textId="77777777" w:rsidR="007C4F9F" w:rsidRPr="00E34DDC" w:rsidRDefault="007C4F9F" w:rsidP="00EF5CA6">
            <w:pPr>
              <w:rPr>
                <w:rFonts w:cstheme="minorHAnsi"/>
                <w:sz w:val="20"/>
                <w:szCs w:val="20"/>
              </w:rPr>
            </w:pPr>
          </w:p>
        </w:tc>
        <w:tc>
          <w:tcPr>
            <w:tcW w:w="2562" w:type="dxa"/>
          </w:tcPr>
          <w:p w14:paraId="44449B49" w14:textId="77777777" w:rsidR="007C4F9F" w:rsidRPr="00E34DDC" w:rsidRDefault="007C4F9F" w:rsidP="00EF5CA6">
            <w:pPr>
              <w:rPr>
                <w:rFonts w:cstheme="minorHAnsi"/>
                <w:sz w:val="20"/>
                <w:szCs w:val="20"/>
              </w:rPr>
            </w:pPr>
          </w:p>
        </w:tc>
        <w:tc>
          <w:tcPr>
            <w:tcW w:w="2083" w:type="dxa"/>
          </w:tcPr>
          <w:p w14:paraId="17062859" w14:textId="77777777" w:rsidR="007C4F9F" w:rsidRPr="00E34DDC" w:rsidRDefault="007C4F9F" w:rsidP="00EF5CA6">
            <w:pPr>
              <w:rPr>
                <w:rFonts w:cstheme="minorHAnsi"/>
                <w:sz w:val="20"/>
                <w:szCs w:val="20"/>
              </w:rPr>
            </w:pPr>
          </w:p>
        </w:tc>
        <w:tc>
          <w:tcPr>
            <w:tcW w:w="2784" w:type="dxa"/>
          </w:tcPr>
          <w:p w14:paraId="6246963A" w14:textId="77777777" w:rsidR="007C4F9F" w:rsidRPr="00E34DDC" w:rsidRDefault="007C4F9F" w:rsidP="00EF5CA6">
            <w:pPr>
              <w:rPr>
                <w:rFonts w:cstheme="minorHAnsi"/>
                <w:sz w:val="20"/>
                <w:szCs w:val="20"/>
              </w:rPr>
            </w:pPr>
          </w:p>
        </w:tc>
        <w:tc>
          <w:tcPr>
            <w:tcW w:w="2622" w:type="dxa"/>
          </w:tcPr>
          <w:p w14:paraId="48FE1C3E" w14:textId="77777777" w:rsidR="007C4F9F" w:rsidRPr="00E34DDC" w:rsidRDefault="007C4F9F" w:rsidP="00EF5CA6">
            <w:pPr>
              <w:shd w:val="clear" w:color="auto" w:fill="FFFFFF"/>
              <w:rPr>
                <w:rFonts w:cstheme="minorHAnsi"/>
                <w:sz w:val="20"/>
                <w:szCs w:val="20"/>
              </w:rPr>
            </w:pPr>
          </w:p>
        </w:tc>
      </w:tr>
    </w:tbl>
    <w:p w14:paraId="7515AA82" w14:textId="77777777" w:rsidR="0069349E" w:rsidRDefault="0069349E">
      <w:pPr>
        <w:rPr>
          <w:rFonts w:cstheme="minorHAnsi"/>
          <w:b/>
          <w:bCs/>
          <w:sz w:val="20"/>
          <w:szCs w:val="20"/>
        </w:rPr>
      </w:pPr>
    </w:p>
    <w:tbl>
      <w:tblPr>
        <w:tblStyle w:val="TableGrid"/>
        <w:tblW w:w="14400" w:type="dxa"/>
        <w:tblLook w:val="04A0" w:firstRow="1" w:lastRow="0" w:firstColumn="1" w:lastColumn="0" w:noHBand="0" w:noVBand="1"/>
      </w:tblPr>
      <w:tblGrid>
        <w:gridCol w:w="979"/>
        <w:gridCol w:w="906"/>
        <w:gridCol w:w="1124"/>
        <w:gridCol w:w="1340"/>
        <w:gridCol w:w="2562"/>
        <w:gridCol w:w="2083"/>
        <w:gridCol w:w="2784"/>
        <w:gridCol w:w="2622"/>
      </w:tblGrid>
      <w:tr w:rsidR="007C4F9F" w:rsidRPr="00E34DDC" w14:paraId="2955CD72" w14:textId="77777777" w:rsidTr="00EF5CA6">
        <w:trPr>
          <w:trHeight w:val="251"/>
          <w:tblHeader/>
        </w:trPr>
        <w:tc>
          <w:tcPr>
            <w:tcW w:w="979" w:type="dxa"/>
            <w:shd w:val="clear" w:color="auto" w:fill="D0CECE" w:themeFill="background2" w:themeFillShade="E6"/>
          </w:tcPr>
          <w:p w14:paraId="6639A00E" w14:textId="77777777" w:rsidR="007C4F9F" w:rsidRPr="00E34DDC" w:rsidRDefault="007C4F9F" w:rsidP="00EF5CA6">
            <w:pPr>
              <w:rPr>
                <w:rFonts w:cstheme="minorHAnsi"/>
                <w:b/>
                <w:sz w:val="20"/>
                <w:szCs w:val="20"/>
              </w:rPr>
            </w:pPr>
            <w:r w:rsidRPr="00E34DDC">
              <w:rPr>
                <w:rFonts w:cstheme="minorHAnsi"/>
                <w:b/>
                <w:sz w:val="20"/>
                <w:szCs w:val="20"/>
              </w:rPr>
              <w:t>Date</w:t>
            </w:r>
            <w:r>
              <w:rPr>
                <w:rFonts w:cstheme="minorHAnsi"/>
                <w:b/>
                <w:sz w:val="20"/>
                <w:szCs w:val="20"/>
              </w:rPr>
              <w:t xml:space="preserve"> of Search</w:t>
            </w:r>
          </w:p>
        </w:tc>
        <w:tc>
          <w:tcPr>
            <w:tcW w:w="906" w:type="dxa"/>
            <w:shd w:val="clear" w:color="auto" w:fill="D0CECE" w:themeFill="background2" w:themeFillShade="E6"/>
          </w:tcPr>
          <w:p w14:paraId="4BBE31B8" w14:textId="77777777" w:rsidR="007C4F9F" w:rsidRPr="00E34DDC" w:rsidRDefault="007C4F9F" w:rsidP="00EF5CA6">
            <w:pPr>
              <w:rPr>
                <w:rFonts w:cstheme="minorHAnsi"/>
                <w:b/>
                <w:sz w:val="20"/>
                <w:szCs w:val="20"/>
              </w:rPr>
            </w:pPr>
            <w:r>
              <w:rPr>
                <w:rFonts w:cstheme="minorHAnsi"/>
                <w:b/>
                <w:sz w:val="20"/>
                <w:szCs w:val="20"/>
              </w:rPr>
              <w:t>Time Spent</w:t>
            </w:r>
          </w:p>
        </w:tc>
        <w:tc>
          <w:tcPr>
            <w:tcW w:w="1124" w:type="dxa"/>
            <w:shd w:val="clear" w:color="auto" w:fill="D0CECE" w:themeFill="background2" w:themeFillShade="E6"/>
          </w:tcPr>
          <w:p w14:paraId="5A864A9E" w14:textId="77777777" w:rsidR="007C4F9F" w:rsidRPr="00E34DDC" w:rsidRDefault="007C4F9F" w:rsidP="00EF5CA6">
            <w:pPr>
              <w:rPr>
                <w:rFonts w:cstheme="minorHAnsi"/>
                <w:b/>
                <w:sz w:val="20"/>
                <w:szCs w:val="20"/>
              </w:rPr>
            </w:pPr>
            <w:r>
              <w:rPr>
                <w:rFonts w:cstheme="minorHAnsi"/>
                <w:b/>
                <w:sz w:val="20"/>
                <w:szCs w:val="20"/>
              </w:rPr>
              <w:t>Purpose of Search</w:t>
            </w:r>
          </w:p>
        </w:tc>
        <w:tc>
          <w:tcPr>
            <w:tcW w:w="1340" w:type="dxa"/>
            <w:shd w:val="clear" w:color="auto" w:fill="D0CECE" w:themeFill="background2" w:themeFillShade="E6"/>
          </w:tcPr>
          <w:p w14:paraId="6CE96304" w14:textId="77777777" w:rsidR="007C4F9F" w:rsidRPr="00E34DDC" w:rsidRDefault="007C4F9F" w:rsidP="00EF5CA6">
            <w:pPr>
              <w:rPr>
                <w:rFonts w:cstheme="minorHAnsi"/>
                <w:b/>
                <w:sz w:val="20"/>
                <w:szCs w:val="20"/>
              </w:rPr>
            </w:pPr>
            <w:r>
              <w:rPr>
                <w:rFonts w:cstheme="minorHAnsi"/>
                <w:b/>
                <w:sz w:val="20"/>
                <w:szCs w:val="20"/>
              </w:rPr>
              <w:t>Website or Repository</w:t>
            </w:r>
          </w:p>
        </w:tc>
        <w:tc>
          <w:tcPr>
            <w:tcW w:w="2562" w:type="dxa"/>
            <w:shd w:val="clear" w:color="auto" w:fill="D0CECE" w:themeFill="background2" w:themeFillShade="E6"/>
          </w:tcPr>
          <w:p w14:paraId="50888591" w14:textId="77777777" w:rsidR="007C4F9F" w:rsidRPr="00E34DDC" w:rsidRDefault="007C4F9F" w:rsidP="00EF5CA6">
            <w:pPr>
              <w:rPr>
                <w:rFonts w:cstheme="minorHAnsi"/>
                <w:b/>
                <w:sz w:val="20"/>
                <w:szCs w:val="20"/>
              </w:rPr>
            </w:pPr>
            <w:r w:rsidRPr="00E34DDC">
              <w:rPr>
                <w:rFonts w:cstheme="minorHAnsi"/>
                <w:b/>
                <w:sz w:val="20"/>
                <w:szCs w:val="20"/>
              </w:rPr>
              <w:t>Source</w:t>
            </w:r>
            <w:r>
              <w:rPr>
                <w:rFonts w:cstheme="minorHAnsi"/>
                <w:b/>
                <w:sz w:val="20"/>
                <w:szCs w:val="20"/>
              </w:rPr>
              <w:t>/Database/Collection</w:t>
            </w:r>
          </w:p>
        </w:tc>
        <w:tc>
          <w:tcPr>
            <w:tcW w:w="2083" w:type="dxa"/>
            <w:shd w:val="clear" w:color="auto" w:fill="D0CECE" w:themeFill="background2" w:themeFillShade="E6"/>
          </w:tcPr>
          <w:p w14:paraId="2078E1EC" w14:textId="77777777" w:rsidR="007C4F9F" w:rsidRPr="00E34DDC" w:rsidRDefault="007C4F9F" w:rsidP="00EF5CA6">
            <w:pPr>
              <w:rPr>
                <w:rFonts w:cstheme="minorHAnsi"/>
                <w:b/>
                <w:sz w:val="20"/>
                <w:szCs w:val="20"/>
              </w:rPr>
            </w:pPr>
            <w:r w:rsidRPr="00E34DDC">
              <w:rPr>
                <w:rFonts w:cstheme="minorHAnsi"/>
                <w:b/>
                <w:sz w:val="20"/>
                <w:szCs w:val="20"/>
              </w:rPr>
              <w:t>Search parameters</w:t>
            </w:r>
          </w:p>
        </w:tc>
        <w:tc>
          <w:tcPr>
            <w:tcW w:w="2784" w:type="dxa"/>
            <w:shd w:val="clear" w:color="auto" w:fill="D0CECE" w:themeFill="background2" w:themeFillShade="E6"/>
          </w:tcPr>
          <w:p w14:paraId="587FD0D5" w14:textId="77777777" w:rsidR="007C4F9F" w:rsidRPr="00E34DDC" w:rsidRDefault="007C4F9F" w:rsidP="00EF5CA6">
            <w:pPr>
              <w:rPr>
                <w:b/>
                <w:bCs/>
                <w:sz w:val="20"/>
                <w:szCs w:val="20"/>
              </w:rPr>
            </w:pPr>
            <w:r w:rsidRPr="118FE131">
              <w:rPr>
                <w:b/>
                <w:bCs/>
                <w:sz w:val="20"/>
                <w:szCs w:val="20"/>
              </w:rPr>
              <w:t xml:space="preserve">Findings and notes </w:t>
            </w:r>
          </w:p>
        </w:tc>
        <w:tc>
          <w:tcPr>
            <w:tcW w:w="2622" w:type="dxa"/>
            <w:shd w:val="clear" w:color="auto" w:fill="D0CECE" w:themeFill="background2" w:themeFillShade="E6"/>
          </w:tcPr>
          <w:p w14:paraId="3A7B5AC3" w14:textId="77777777" w:rsidR="007C4F9F" w:rsidRPr="00E34DDC" w:rsidRDefault="007C4F9F" w:rsidP="00EF5CA6">
            <w:pPr>
              <w:rPr>
                <w:rFonts w:cstheme="minorHAnsi"/>
                <w:b/>
                <w:sz w:val="20"/>
                <w:szCs w:val="20"/>
              </w:rPr>
            </w:pPr>
            <w:r w:rsidRPr="00E34DDC">
              <w:rPr>
                <w:rFonts w:cstheme="minorHAnsi"/>
                <w:b/>
                <w:sz w:val="20"/>
                <w:szCs w:val="20"/>
              </w:rPr>
              <w:t>Citation</w:t>
            </w:r>
          </w:p>
        </w:tc>
      </w:tr>
      <w:tr w:rsidR="007C4F9F" w:rsidRPr="00E34DDC" w14:paraId="6A2BD0B2" w14:textId="77777777" w:rsidTr="00EF5CA6">
        <w:trPr>
          <w:trHeight w:val="251"/>
          <w:tblHeader/>
        </w:trPr>
        <w:tc>
          <w:tcPr>
            <w:tcW w:w="979" w:type="dxa"/>
            <w:shd w:val="clear" w:color="auto" w:fill="E7E6E6" w:themeFill="background2"/>
          </w:tcPr>
          <w:p w14:paraId="5BB769C0" w14:textId="77777777" w:rsidR="007C4F9F" w:rsidRPr="00D30199" w:rsidRDefault="007C4F9F" w:rsidP="00EF5CA6">
            <w:pPr>
              <w:rPr>
                <w:rFonts w:cstheme="minorHAnsi"/>
                <w:bCs/>
                <w:i/>
                <w:iCs/>
                <w:sz w:val="16"/>
                <w:szCs w:val="16"/>
              </w:rPr>
            </w:pPr>
            <w:r w:rsidRPr="00D30199">
              <w:rPr>
                <w:rFonts w:cstheme="minorHAnsi"/>
                <w:bCs/>
                <w:i/>
                <w:iCs/>
                <w:sz w:val="16"/>
                <w:szCs w:val="16"/>
              </w:rPr>
              <w:t>In this column simply type the date you made a search</w:t>
            </w:r>
            <w:r>
              <w:rPr>
                <w:rFonts w:cstheme="minorHAnsi"/>
                <w:bCs/>
                <w:i/>
                <w:iCs/>
                <w:sz w:val="16"/>
                <w:szCs w:val="16"/>
              </w:rPr>
              <w:t>. Example:</w:t>
            </w:r>
          </w:p>
          <w:p w14:paraId="2660D4B3" w14:textId="77777777" w:rsidR="007C4F9F" w:rsidRPr="00D30199" w:rsidRDefault="007C4F9F" w:rsidP="00EF5CA6">
            <w:pPr>
              <w:rPr>
                <w:rFonts w:cstheme="minorHAnsi"/>
                <w:bCs/>
                <w:sz w:val="16"/>
                <w:szCs w:val="16"/>
              </w:rPr>
            </w:pPr>
            <w:r w:rsidRPr="00D30199">
              <w:rPr>
                <w:rFonts w:cstheme="minorHAnsi"/>
                <w:bCs/>
                <w:sz w:val="16"/>
                <w:szCs w:val="16"/>
              </w:rPr>
              <w:t>1 Jan 2026</w:t>
            </w:r>
          </w:p>
        </w:tc>
        <w:tc>
          <w:tcPr>
            <w:tcW w:w="906" w:type="dxa"/>
            <w:shd w:val="clear" w:color="auto" w:fill="E7E6E6" w:themeFill="background2"/>
          </w:tcPr>
          <w:p w14:paraId="6BCCAAB8" w14:textId="77777777" w:rsidR="007C4F9F" w:rsidRPr="00D30199" w:rsidRDefault="007C4F9F" w:rsidP="00EF5CA6">
            <w:pPr>
              <w:rPr>
                <w:rFonts w:cstheme="minorHAnsi"/>
                <w:bCs/>
                <w:i/>
                <w:iCs/>
                <w:sz w:val="16"/>
                <w:szCs w:val="16"/>
              </w:rPr>
            </w:pPr>
            <w:r>
              <w:rPr>
                <w:rFonts w:cstheme="minorHAnsi"/>
                <w:bCs/>
                <w:i/>
                <w:iCs/>
                <w:sz w:val="16"/>
                <w:szCs w:val="16"/>
              </w:rPr>
              <w:t>S</w:t>
            </w:r>
            <w:r w:rsidRPr="00D30199">
              <w:rPr>
                <w:rFonts w:cstheme="minorHAnsi"/>
                <w:bCs/>
                <w:i/>
                <w:iCs/>
                <w:sz w:val="16"/>
                <w:szCs w:val="16"/>
              </w:rPr>
              <w:t>teps</w:t>
            </w:r>
            <w:r>
              <w:rPr>
                <w:rFonts w:cstheme="minorHAnsi"/>
                <w:bCs/>
                <w:i/>
                <w:iCs/>
                <w:sz w:val="16"/>
                <w:szCs w:val="16"/>
              </w:rPr>
              <w:t xml:space="preserve"> 4,</w:t>
            </w:r>
            <w:r w:rsidRPr="00D30199">
              <w:rPr>
                <w:rFonts w:cstheme="minorHAnsi"/>
                <w:bCs/>
                <w:i/>
                <w:iCs/>
                <w:sz w:val="16"/>
                <w:szCs w:val="16"/>
              </w:rPr>
              <w:t xml:space="preserve"> 5 &amp; 6</w:t>
            </w:r>
            <w:r>
              <w:rPr>
                <w:rFonts w:cstheme="minorHAnsi"/>
                <w:bCs/>
                <w:i/>
                <w:iCs/>
                <w:sz w:val="16"/>
                <w:szCs w:val="16"/>
              </w:rPr>
              <w:t xml:space="preserve"> require </w:t>
            </w:r>
            <w:r w:rsidRPr="00D30199">
              <w:rPr>
                <w:rFonts w:cstheme="minorHAnsi"/>
                <w:bCs/>
                <w:i/>
                <w:iCs/>
                <w:sz w:val="16"/>
                <w:szCs w:val="16"/>
              </w:rPr>
              <w:t>the time you spent</w:t>
            </w:r>
            <w:r>
              <w:rPr>
                <w:rFonts w:cstheme="minorHAnsi"/>
                <w:bCs/>
                <w:i/>
                <w:iCs/>
                <w:sz w:val="16"/>
                <w:szCs w:val="16"/>
              </w:rPr>
              <w:t xml:space="preserve"> on each search. Example: </w:t>
            </w:r>
            <w:r w:rsidRPr="00D30199">
              <w:rPr>
                <w:rFonts w:cstheme="minorHAnsi"/>
                <w:bCs/>
                <w:sz w:val="16"/>
                <w:szCs w:val="16"/>
              </w:rPr>
              <w:t>20 min.</w:t>
            </w:r>
          </w:p>
        </w:tc>
        <w:tc>
          <w:tcPr>
            <w:tcW w:w="1124" w:type="dxa"/>
            <w:shd w:val="clear" w:color="auto" w:fill="E7E6E6" w:themeFill="background2"/>
          </w:tcPr>
          <w:p w14:paraId="25BE50ED" w14:textId="77777777" w:rsidR="007C4F9F" w:rsidRPr="00D30199" w:rsidRDefault="007C4F9F" w:rsidP="00EF5CA6">
            <w:pPr>
              <w:rPr>
                <w:rFonts w:cstheme="minorHAnsi"/>
                <w:bCs/>
                <w:sz w:val="16"/>
                <w:szCs w:val="16"/>
              </w:rPr>
            </w:pPr>
            <w:r>
              <w:rPr>
                <w:rFonts w:cstheme="minorHAnsi"/>
                <w:bCs/>
                <w:i/>
                <w:iCs/>
                <w:sz w:val="16"/>
                <w:szCs w:val="16"/>
              </w:rPr>
              <w:t xml:space="preserve">What is the goal of this </w:t>
            </w:r>
            <w:proofErr w:type="gramStart"/>
            <w:r>
              <w:rPr>
                <w:rFonts w:cstheme="minorHAnsi"/>
                <w:bCs/>
                <w:i/>
                <w:iCs/>
                <w:sz w:val="16"/>
                <w:szCs w:val="16"/>
              </w:rPr>
              <w:t>particular search</w:t>
            </w:r>
            <w:proofErr w:type="gramEnd"/>
            <w:r>
              <w:rPr>
                <w:rFonts w:cstheme="minorHAnsi"/>
                <w:bCs/>
                <w:i/>
                <w:iCs/>
                <w:sz w:val="16"/>
                <w:szCs w:val="16"/>
              </w:rPr>
              <w:t xml:space="preserve"> attempt. Example: </w:t>
            </w:r>
            <w:r>
              <w:rPr>
                <w:rFonts w:cstheme="minorHAnsi"/>
                <w:bCs/>
                <w:sz w:val="16"/>
                <w:szCs w:val="16"/>
              </w:rPr>
              <w:t>Locate Joe’s death certificate</w:t>
            </w:r>
          </w:p>
        </w:tc>
        <w:tc>
          <w:tcPr>
            <w:tcW w:w="1340" w:type="dxa"/>
            <w:shd w:val="clear" w:color="auto" w:fill="E7E6E6" w:themeFill="background2"/>
          </w:tcPr>
          <w:p w14:paraId="11336626" w14:textId="77777777" w:rsidR="007C4F9F" w:rsidRDefault="007C4F9F" w:rsidP="00EF5CA6">
            <w:pPr>
              <w:rPr>
                <w:rFonts w:cstheme="minorHAnsi"/>
                <w:bCs/>
                <w:i/>
                <w:iCs/>
                <w:sz w:val="16"/>
                <w:szCs w:val="16"/>
              </w:rPr>
            </w:pPr>
            <w:r>
              <w:rPr>
                <w:rFonts w:cstheme="minorHAnsi"/>
                <w:bCs/>
                <w:i/>
                <w:iCs/>
                <w:sz w:val="16"/>
                <w:szCs w:val="16"/>
              </w:rPr>
              <w:t>On what website or in what library or archive are you searching?</w:t>
            </w:r>
          </w:p>
          <w:p w14:paraId="7BE26F4E" w14:textId="77777777" w:rsidR="007C4F9F" w:rsidRDefault="007C4F9F" w:rsidP="00EF5CA6">
            <w:pPr>
              <w:rPr>
                <w:rFonts w:cstheme="minorHAnsi"/>
                <w:bCs/>
                <w:i/>
                <w:iCs/>
                <w:sz w:val="16"/>
                <w:szCs w:val="16"/>
              </w:rPr>
            </w:pPr>
            <w:r>
              <w:rPr>
                <w:rFonts w:cstheme="minorHAnsi"/>
                <w:bCs/>
                <w:i/>
                <w:iCs/>
                <w:sz w:val="16"/>
                <w:szCs w:val="16"/>
              </w:rPr>
              <w:t>Examples:</w:t>
            </w:r>
          </w:p>
          <w:p w14:paraId="38D509AF" w14:textId="77777777" w:rsidR="007C4F9F" w:rsidRDefault="007C4F9F" w:rsidP="00EF5CA6">
            <w:pPr>
              <w:rPr>
                <w:rFonts w:cstheme="minorHAnsi"/>
                <w:bCs/>
                <w:sz w:val="16"/>
                <w:szCs w:val="16"/>
              </w:rPr>
            </w:pPr>
            <w:r>
              <w:rPr>
                <w:rFonts w:cstheme="minorHAnsi"/>
                <w:bCs/>
                <w:sz w:val="16"/>
                <w:szCs w:val="16"/>
              </w:rPr>
              <w:t>Ancestry.com</w:t>
            </w:r>
          </w:p>
          <w:p w14:paraId="5FE14C46" w14:textId="77777777" w:rsidR="007C4F9F" w:rsidRDefault="007C4F9F" w:rsidP="00EF5CA6">
            <w:pPr>
              <w:rPr>
                <w:rFonts w:cstheme="minorHAnsi"/>
                <w:bCs/>
                <w:sz w:val="16"/>
                <w:szCs w:val="16"/>
              </w:rPr>
            </w:pPr>
            <w:r>
              <w:rPr>
                <w:rFonts w:cstheme="minorHAnsi"/>
                <w:bCs/>
                <w:sz w:val="16"/>
                <w:szCs w:val="16"/>
              </w:rPr>
              <w:t>FamilySearch.org</w:t>
            </w:r>
          </w:p>
          <w:p w14:paraId="61380121" w14:textId="77777777" w:rsidR="007C4F9F" w:rsidRDefault="007C4F9F" w:rsidP="00EF5CA6">
            <w:pPr>
              <w:rPr>
                <w:rFonts w:cstheme="minorHAnsi"/>
                <w:bCs/>
                <w:sz w:val="16"/>
                <w:szCs w:val="16"/>
              </w:rPr>
            </w:pPr>
            <w:r>
              <w:rPr>
                <w:rFonts w:cstheme="minorHAnsi"/>
                <w:bCs/>
                <w:sz w:val="16"/>
                <w:szCs w:val="16"/>
              </w:rPr>
              <w:t>HBLL</w:t>
            </w:r>
          </w:p>
          <w:p w14:paraId="3C9037D0" w14:textId="77777777" w:rsidR="007C4F9F" w:rsidRPr="00D30199" w:rsidRDefault="007C4F9F" w:rsidP="00EF5CA6">
            <w:pPr>
              <w:rPr>
                <w:rFonts w:cstheme="minorHAnsi"/>
                <w:bCs/>
                <w:sz w:val="16"/>
                <w:szCs w:val="16"/>
              </w:rPr>
            </w:pPr>
            <w:r>
              <w:rPr>
                <w:rFonts w:cstheme="minorHAnsi"/>
                <w:bCs/>
                <w:sz w:val="16"/>
                <w:szCs w:val="16"/>
              </w:rPr>
              <w:t>grandma’s attic</w:t>
            </w:r>
          </w:p>
        </w:tc>
        <w:tc>
          <w:tcPr>
            <w:tcW w:w="2562" w:type="dxa"/>
            <w:shd w:val="clear" w:color="auto" w:fill="E7E6E6" w:themeFill="background2"/>
          </w:tcPr>
          <w:p w14:paraId="03BA04D4" w14:textId="77777777" w:rsidR="007C4F9F" w:rsidRDefault="007C4F9F" w:rsidP="00EF5CA6">
            <w:pPr>
              <w:rPr>
                <w:rFonts w:cstheme="minorHAnsi"/>
                <w:bCs/>
                <w:i/>
                <w:iCs/>
                <w:sz w:val="16"/>
                <w:szCs w:val="16"/>
              </w:rPr>
            </w:pPr>
            <w:r>
              <w:rPr>
                <w:rFonts w:cstheme="minorHAnsi"/>
                <w:bCs/>
                <w:i/>
                <w:iCs/>
                <w:sz w:val="16"/>
                <w:szCs w:val="16"/>
              </w:rPr>
              <w:t>Be specific about the source you’re searching. Examples:</w:t>
            </w:r>
          </w:p>
          <w:p w14:paraId="1257D976" w14:textId="77777777" w:rsidR="007C4F9F" w:rsidRDefault="007C4F9F" w:rsidP="00EF5CA6">
            <w:pPr>
              <w:rPr>
                <w:rFonts w:cstheme="minorHAnsi"/>
                <w:bCs/>
                <w:sz w:val="16"/>
                <w:szCs w:val="16"/>
              </w:rPr>
            </w:pPr>
            <w:r>
              <w:rPr>
                <w:rFonts w:cstheme="minorHAnsi"/>
                <w:bCs/>
                <w:sz w:val="16"/>
                <w:szCs w:val="16"/>
              </w:rPr>
              <w:t>FamilySearch’s Tree</w:t>
            </w:r>
          </w:p>
          <w:p w14:paraId="4F3E504B" w14:textId="77777777" w:rsidR="007C4F9F" w:rsidRDefault="007C4F9F" w:rsidP="00EF5CA6">
            <w:pPr>
              <w:rPr>
                <w:rFonts w:cstheme="minorHAnsi"/>
                <w:bCs/>
                <w:sz w:val="16"/>
                <w:szCs w:val="16"/>
              </w:rPr>
            </w:pPr>
            <w:r>
              <w:rPr>
                <w:rFonts w:cstheme="minorHAnsi"/>
                <w:bCs/>
                <w:sz w:val="16"/>
                <w:szCs w:val="16"/>
              </w:rPr>
              <w:t>UK Census Collection</w:t>
            </w:r>
          </w:p>
          <w:p w14:paraId="249B3194" w14:textId="77777777" w:rsidR="007C4F9F" w:rsidRDefault="007C4F9F" w:rsidP="00EF5CA6">
            <w:pPr>
              <w:rPr>
                <w:rFonts w:cstheme="minorHAnsi"/>
                <w:bCs/>
                <w:sz w:val="16"/>
                <w:szCs w:val="16"/>
              </w:rPr>
            </w:pPr>
            <w:r>
              <w:rPr>
                <w:rFonts w:cstheme="minorHAnsi"/>
                <w:bCs/>
                <w:sz w:val="16"/>
                <w:szCs w:val="16"/>
              </w:rPr>
              <w:t>1920 US Census</w:t>
            </w:r>
          </w:p>
          <w:p w14:paraId="70C9B68E" w14:textId="77777777" w:rsidR="007C4F9F" w:rsidRDefault="007C4F9F" w:rsidP="00EF5CA6">
            <w:pPr>
              <w:rPr>
                <w:rFonts w:cstheme="minorHAnsi"/>
                <w:bCs/>
                <w:sz w:val="16"/>
                <w:szCs w:val="16"/>
              </w:rPr>
            </w:pPr>
            <w:r>
              <w:rPr>
                <w:rFonts w:cstheme="minorHAnsi"/>
                <w:bCs/>
                <w:sz w:val="16"/>
                <w:szCs w:val="16"/>
              </w:rPr>
              <w:t>Utah’s Online Burial Database</w:t>
            </w:r>
          </w:p>
          <w:p w14:paraId="056D63D8" w14:textId="77777777" w:rsidR="007C4F9F" w:rsidRDefault="007C4F9F" w:rsidP="00EF5CA6">
            <w:pPr>
              <w:rPr>
                <w:rFonts w:cstheme="minorHAnsi"/>
                <w:bCs/>
                <w:sz w:val="16"/>
                <w:szCs w:val="16"/>
              </w:rPr>
            </w:pPr>
            <w:r>
              <w:rPr>
                <w:rFonts w:cstheme="minorHAnsi"/>
                <w:bCs/>
                <w:sz w:val="16"/>
                <w:szCs w:val="16"/>
              </w:rPr>
              <w:t>FamilySearch’s Wiki</w:t>
            </w:r>
          </w:p>
          <w:p w14:paraId="509C0B7E" w14:textId="77777777" w:rsidR="007C4F9F" w:rsidRDefault="007C4F9F" w:rsidP="00EF5CA6">
            <w:pPr>
              <w:rPr>
                <w:rFonts w:cstheme="minorHAnsi"/>
                <w:bCs/>
                <w:sz w:val="16"/>
                <w:szCs w:val="16"/>
              </w:rPr>
            </w:pPr>
            <w:r>
              <w:rPr>
                <w:rFonts w:cstheme="minorHAnsi"/>
                <w:bCs/>
                <w:sz w:val="16"/>
                <w:szCs w:val="16"/>
              </w:rPr>
              <w:t>Social Security Death Index</w:t>
            </w:r>
          </w:p>
          <w:p w14:paraId="0D71B931" w14:textId="77777777" w:rsidR="007C4F9F" w:rsidRPr="00923390" w:rsidRDefault="007C4F9F" w:rsidP="00EF5CA6">
            <w:pPr>
              <w:rPr>
                <w:rFonts w:cstheme="minorHAnsi"/>
                <w:bCs/>
                <w:sz w:val="16"/>
                <w:szCs w:val="16"/>
              </w:rPr>
            </w:pPr>
            <w:r>
              <w:rPr>
                <w:rFonts w:cstheme="minorHAnsi"/>
                <w:bCs/>
                <w:sz w:val="16"/>
                <w:szCs w:val="16"/>
              </w:rPr>
              <w:t>“Spain, Select Deaths, 1600-1920”</w:t>
            </w:r>
          </w:p>
        </w:tc>
        <w:tc>
          <w:tcPr>
            <w:tcW w:w="2083" w:type="dxa"/>
            <w:shd w:val="clear" w:color="auto" w:fill="E7E6E6" w:themeFill="background2"/>
          </w:tcPr>
          <w:p w14:paraId="5EDA4D2A" w14:textId="77777777" w:rsidR="007C4F9F" w:rsidRDefault="007C4F9F" w:rsidP="00EF5CA6">
            <w:pPr>
              <w:rPr>
                <w:rFonts w:cstheme="minorHAnsi"/>
                <w:bCs/>
                <w:i/>
                <w:iCs/>
                <w:sz w:val="16"/>
                <w:szCs w:val="16"/>
              </w:rPr>
            </w:pPr>
            <w:r>
              <w:rPr>
                <w:rFonts w:cstheme="minorHAnsi"/>
                <w:bCs/>
                <w:i/>
                <w:iCs/>
                <w:sz w:val="16"/>
                <w:szCs w:val="16"/>
              </w:rPr>
              <w:t>What names, date ranges, places, etc. did you use to search? Examples:</w:t>
            </w:r>
          </w:p>
          <w:p w14:paraId="77CF1F38" w14:textId="77777777" w:rsidR="007C4F9F" w:rsidRDefault="007C4F9F" w:rsidP="00EF5CA6">
            <w:pPr>
              <w:rPr>
                <w:rFonts w:cstheme="minorHAnsi"/>
                <w:bCs/>
                <w:sz w:val="16"/>
                <w:szCs w:val="16"/>
              </w:rPr>
            </w:pPr>
            <w:r>
              <w:rPr>
                <w:rFonts w:cstheme="minorHAnsi"/>
                <w:bCs/>
                <w:sz w:val="16"/>
                <w:szCs w:val="16"/>
              </w:rPr>
              <w:t>Joe Nielson</w:t>
            </w:r>
          </w:p>
          <w:p w14:paraId="5FED94D0" w14:textId="77777777" w:rsidR="007C4F9F" w:rsidRDefault="007C4F9F" w:rsidP="00EF5CA6">
            <w:pPr>
              <w:rPr>
                <w:rFonts w:cstheme="minorHAnsi"/>
                <w:bCs/>
                <w:sz w:val="16"/>
                <w:szCs w:val="16"/>
              </w:rPr>
            </w:pPr>
            <w:r>
              <w:rPr>
                <w:rFonts w:cstheme="minorHAnsi"/>
                <w:bCs/>
                <w:sz w:val="16"/>
                <w:szCs w:val="16"/>
              </w:rPr>
              <w:t>Joe Neilson</w:t>
            </w:r>
          </w:p>
          <w:p w14:paraId="3872D7F0" w14:textId="77777777" w:rsidR="007C4F9F" w:rsidRDefault="007C4F9F" w:rsidP="00EF5CA6">
            <w:pPr>
              <w:rPr>
                <w:rFonts w:cstheme="minorHAnsi"/>
                <w:bCs/>
                <w:sz w:val="16"/>
                <w:szCs w:val="16"/>
              </w:rPr>
            </w:pPr>
            <w:r>
              <w:rPr>
                <w:rFonts w:cstheme="minorHAnsi"/>
                <w:bCs/>
                <w:sz w:val="16"/>
                <w:szCs w:val="16"/>
              </w:rPr>
              <w:t xml:space="preserve">Joe </w:t>
            </w:r>
            <w:proofErr w:type="spellStart"/>
            <w:proofErr w:type="gramStart"/>
            <w:r>
              <w:rPr>
                <w:rFonts w:cstheme="minorHAnsi"/>
                <w:bCs/>
                <w:sz w:val="16"/>
                <w:szCs w:val="16"/>
              </w:rPr>
              <w:t>Nils?n</w:t>
            </w:r>
            <w:proofErr w:type="spellEnd"/>
            <w:proofErr w:type="gramEnd"/>
          </w:p>
          <w:p w14:paraId="28D2ED01" w14:textId="77777777" w:rsidR="007C4F9F" w:rsidRDefault="007C4F9F" w:rsidP="00EF5CA6">
            <w:pPr>
              <w:rPr>
                <w:rFonts w:cstheme="minorHAnsi"/>
                <w:bCs/>
                <w:sz w:val="16"/>
                <w:szCs w:val="16"/>
              </w:rPr>
            </w:pPr>
            <w:r>
              <w:rPr>
                <w:rFonts w:cstheme="minorHAnsi"/>
                <w:bCs/>
                <w:sz w:val="16"/>
                <w:szCs w:val="16"/>
              </w:rPr>
              <w:t>Joe N*</w:t>
            </w:r>
          </w:p>
          <w:p w14:paraId="3EDAF889" w14:textId="77777777" w:rsidR="007C4F9F" w:rsidRDefault="007C4F9F" w:rsidP="00EF5CA6">
            <w:pPr>
              <w:rPr>
                <w:rFonts w:cstheme="minorHAnsi"/>
                <w:bCs/>
                <w:sz w:val="16"/>
                <w:szCs w:val="16"/>
              </w:rPr>
            </w:pPr>
            <w:r>
              <w:rPr>
                <w:rFonts w:cstheme="minorHAnsi"/>
                <w:bCs/>
                <w:sz w:val="16"/>
                <w:szCs w:val="16"/>
              </w:rPr>
              <w:t>Born 1850-1860</w:t>
            </w:r>
          </w:p>
          <w:p w14:paraId="717D69F2" w14:textId="77777777" w:rsidR="007C4F9F" w:rsidRPr="00923390" w:rsidRDefault="007C4F9F" w:rsidP="00EF5CA6">
            <w:pPr>
              <w:rPr>
                <w:rFonts w:cstheme="minorHAnsi"/>
                <w:bCs/>
                <w:sz w:val="16"/>
                <w:szCs w:val="16"/>
              </w:rPr>
            </w:pPr>
            <w:r>
              <w:rPr>
                <w:rFonts w:cstheme="minorHAnsi"/>
                <w:bCs/>
                <w:sz w:val="16"/>
                <w:szCs w:val="16"/>
              </w:rPr>
              <w:t>Place: Skane, Sweden</w:t>
            </w:r>
          </w:p>
        </w:tc>
        <w:tc>
          <w:tcPr>
            <w:tcW w:w="2784" w:type="dxa"/>
            <w:shd w:val="clear" w:color="auto" w:fill="E7E6E6" w:themeFill="background2"/>
          </w:tcPr>
          <w:p w14:paraId="7356625F" w14:textId="77777777" w:rsidR="007C4F9F" w:rsidRPr="00523FE0" w:rsidRDefault="007C4F9F" w:rsidP="00EF5CA6">
            <w:pPr>
              <w:rPr>
                <w:bCs/>
                <w:i/>
                <w:iCs/>
                <w:sz w:val="16"/>
                <w:szCs w:val="16"/>
              </w:rPr>
            </w:pPr>
            <w:r>
              <w:rPr>
                <w:bCs/>
                <w:i/>
                <w:iCs/>
                <w:sz w:val="16"/>
                <w:szCs w:val="16"/>
              </w:rPr>
              <w:t>What did you find (or not find)?  This column is for a summary of details, analysis, your own thoughts or plans for next steps, etc. When you do find documents online, it’s nice to include a hyperlink in this column.</w:t>
            </w:r>
          </w:p>
        </w:tc>
        <w:tc>
          <w:tcPr>
            <w:tcW w:w="2622" w:type="dxa"/>
            <w:shd w:val="clear" w:color="auto" w:fill="E7E6E6" w:themeFill="background2"/>
          </w:tcPr>
          <w:p w14:paraId="5408C149" w14:textId="77777777" w:rsidR="007C4F9F" w:rsidRDefault="007C4F9F" w:rsidP="00EF5CA6">
            <w:pPr>
              <w:rPr>
                <w:rFonts w:cstheme="minorHAnsi"/>
                <w:bCs/>
                <w:i/>
                <w:iCs/>
                <w:sz w:val="16"/>
                <w:szCs w:val="16"/>
              </w:rPr>
            </w:pPr>
            <w:r>
              <w:rPr>
                <w:rFonts w:cstheme="minorHAnsi"/>
                <w:bCs/>
                <w:i/>
                <w:iCs/>
                <w:sz w:val="16"/>
                <w:szCs w:val="16"/>
              </w:rPr>
              <w:t>Craft a citation for each positive search. A URL is not enough. Citations include enough detail to lead to the exact source. Example:</w:t>
            </w:r>
          </w:p>
          <w:p w14:paraId="6EEBE136" w14:textId="79E43C30" w:rsidR="007C4F9F" w:rsidRPr="00523FE0" w:rsidRDefault="00631EBE" w:rsidP="00EF5CA6">
            <w:pPr>
              <w:rPr>
                <w:rFonts w:cstheme="minorHAnsi"/>
                <w:bCs/>
                <w:sz w:val="16"/>
                <w:szCs w:val="16"/>
              </w:rPr>
            </w:pPr>
            <w:r w:rsidRPr="00631EBE">
              <w:rPr>
                <w:rFonts w:cstheme="minorHAnsi"/>
                <w:bCs/>
                <w:sz w:val="14"/>
                <w:szCs w:val="14"/>
              </w:rPr>
              <w:t>Passenger List for Ship John M. Wood, voyage from Liverpool to New Orleans, 12 Mar 1854 - 2 May 1854, Saints by Sea database (</w:t>
            </w:r>
            <w:proofErr w:type="gramStart"/>
            <w:r w:rsidRPr="00631EBE">
              <w:rPr>
                <w:rFonts w:cstheme="minorHAnsi"/>
                <w:bCs/>
                <w:sz w:val="14"/>
                <w:szCs w:val="14"/>
              </w:rPr>
              <w:t>saintsbysea.lib.byu.edu :</w:t>
            </w:r>
            <w:proofErr w:type="gramEnd"/>
            <w:r w:rsidRPr="00631EBE">
              <w:rPr>
                <w:rFonts w:cstheme="minorHAnsi"/>
                <w:bCs/>
                <w:sz w:val="14"/>
                <w:szCs w:val="14"/>
              </w:rPr>
              <w:t xml:space="preserve"> accessed 4 Apr 2020), entry for James Walker, p. 50.</w:t>
            </w:r>
          </w:p>
        </w:tc>
      </w:tr>
      <w:tr w:rsidR="007C4F9F" w:rsidRPr="00E34DDC" w14:paraId="3FEAEFC5" w14:textId="77777777" w:rsidTr="00EF5CA6">
        <w:trPr>
          <w:trHeight w:val="260"/>
        </w:trPr>
        <w:tc>
          <w:tcPr>
            <w:tcW w:w="14400" w:type="dxa"/>
            <w:gridSpan w:val="8"/>
            <w:shd w:val="clear" w:color="auto" w:fill="C5E0B3" w:themeFill="accent6" w:themeFillTint="66"/>
          </w:tcPr>
          <w:p w14:paraId="2DF23513" w14:textId="7729D0E8" w:rsidR="007C4F9F" w:rsidRPr="0069349E" w:rsidRDefault="007C4F9F" w:rsidP="00EF5CA6">
            <w:pPr>
              <w:rPr>
                <w:rFonts w:cstheme="minorHAnsi"/>
                <w:i/>
                <w:iCs/>
                <w:sz w:val="20"/>
                <w:szCs w:val="20"/>
              </w:rPr>
            </w:pPr>
            <w:r>
              <w:rPr>
                <w:rFonts w:cstheme="minorHAnsi"/>
                <w:b/>
                <w:bCs/>
                <w:sz w:val="20"/>
                <w:szCs w:val="20"/>
              </w:rPr>
              <w:t>STEP 6: ADDITIONAL RE</w:t>
            </w:r>
            <w:r w:rsidR="00631EBE">
              <w:rPr>
                <w:rFonts w:cstheme="minorHAnsi"/>
                <w:b/>
                <w:bCs/>
                <w:sz w:val="20"/>
                <w:szCs w:val="20"/>
              </w:rPr>
              <w:t>SEARCH</w:t>
            </w:r>
            <w:r>
              <w:rPr>
                <w:rFonts w:cstheme="minorHAnsi"/>
                <w:b/>
                <w:bCs/>
                <w:sz w:val="20"/>
                <w:szCs w:val="20"/>
              </w:rPr>
              <w:t xml:space="preserve"> – </w:t>
            </w:r>
            <w:r>
              <w:rPr>
                <w:rFonts w:cstheme="minorHAnsi"/>
                <w:i/>
                <w:iCs/>
                <w:sz w:val="20"/>
                <w:szCs w:val="20"/>
              </w:rPr>
              <w:t xml:space="preserve">Purpose: </w:t>
            </w:r>
            <w:r w:rsidR="00631EBE">
              <w:rPr>
                <w:rFonts w:cstheme="minorHAnsi"/>
                <w:i/>
                <w:iCs/>
                <w:sz w:val="20"/>
                <w:szCs w:val="20"/>
              </w:rPr>
              <w:t xml:space="preserve">continue researching your family in any record type (including more census or vital records, if desired). Ideas for other common record types include </w:t>
            </w:r>
            <w:r w:rsidR="00861BD6">
              <w:rPr>
                <w:rFonts w:cstheme="minorHAnsi"/>
                <w:i/>
                <w:iCs/>
                <w:sz w:val="20"/>
                <w:szCs w:val="20"/>
              </w:rPr>
              <w:t xml:space="preserve">newspapers, </w:t>
            </w:r>
            <w:r w:rsidR="00631EBE">
              <w:rPr>
                <w:rFonts w:cstheme="minorHAnsi"/>
                <w:i/>
                <w:iCs/>
                <w:sz w:val="20"/>
                <w:szCs w:val="20"/>
              </w:rPr>
              <w:t xml:space="preserve">probate, land, court, military, immigration, </w:t>
            </w:r>
            <w:r w:rsidR="00861BD6">
              <w:rPr>
                <w:rFonts w:cstheme="minorHAnsi"/>
                <w:i/>
                <w:iCs/>
                <w:sz w:val="20"/>
                <w:szCs w:val="20"/>
              </w:rPr>
              <w:t xml:space="preserve">citizenship, </w:t>
            </w:r>
            <w:r w:rsidR="00631EBE">
              <w:rPr>
                <w:rFonts w:cstheme="minorHAnsi"/>
                <w:i/>
                <w:iCs/>
                <w:sz w:val="20"/>
                <w:szCs w:val="20"/>
              </w:rPr>
              <w:t>occupation/school records, and many others.</w:t>
            </w:r>
          </w:p>
        </w:tc>
      </w:tr>
      <w:tr w:rsidR="007C4F9F" w:rsidRPr="00E34DDC" w14:paraId="0F709F78" w14:textId="77777777" w:rsidTr="00EF5CA6">
        <w:trPr>
          <w:trHeight w:val="2006"/>
        </w:trPr>
        <w:tc>
          <w:tcPr>
            <w:tcW w:w="979" w:type="dxa"/>
          </w:tcPr>
          <w:p w14:paraId="32FD388D" w14:textId="77777777" w:rsidR="007C4F9F" w:rsidRPr="00E34DDC" w:rsidRDefault="007C4F9F" w:rsidP="00EF5CA6">
            <w:pPr>
              <w:rPr>
                <w:rFonts w:cstheme="minorHAnsi"/>
                <w:sz w:val="20"/>
                <w:szCs w:val="20"/>
              </w:rPr>
            </w:pPr>
          </w:p>
        </w:tc>
        <w:tc>
          <w:tcPr>
            <w:tcW w:w="906" w:type="dxa"/>
          </w:tcPr>
          <w:p w14:paraId="376F46D9" w14:textId="77777777" w:rsidR="007C4F9F" w:rsidRPr="00E34DDC" w:rsidRDefault="007C4F9F" w:rsidP="00EF5CA6">
            <w:pPr>
              <w:rPr>
                <w:rFonts w:cstheme="minorHAnsi"/>
                <w:sz w:val="20"/>
                <w:szCs w:val="20"/>
              </w:rPr>
            </w:pPr>
          </w:p>
        </w:tc>
        <w:tc>
          <w:tcPr>
            <w:tcW w:w="1124" w:type="dxa"/>
          </w:tcPr>
          <w:p w14:paraId="42FDD391" w14:textId="77777777" w:rsidR="007C4F9F" w:rsidRPr="00E34DDC" w:rsidRDefault="007C4F9F" w:rsidP="00EF5CA6">
            <w:pPr>
              <w:rPr>
                <w:rFonts w:cstheme="minorHAnsi"/>
                <w:sz w:val="20"/>
                <w:szCs w:val="20"/>
              </w:rPr>
            </w:pPr>
          </w:p>
        </w:tc>
        <w:tc>
          <w:tcPr>
            <w:tcW w:w="1340" w:type="dxa"/>
          </w:tcPr>
          <w:p w14:paraId="1EAA2843" w14:textId="77777777" w:rsidR="007C4F9F" w:rsidRPr="00E34DDC" w:rsidRDefault="007C4F9F" w:rsidP="00EF5CA6">
            <w:pPr>
              <w:rPr>
                <w:rFonts w:cstheme="minorHAnsi"/>
                <w:sz w:val="20"/>
                <w:szCs w:val="20"/>
              </w:rPr>
            </w:pPr>
          </w:p>
        </w:tc>
        <w:tc>
          <w:tcPr>
            <w:tcW w:w="2562" w:type="dxa"/>
          </w:tcPr>
          <w:p w14:paraId="00D749DE" w14:textId="77777777" w:rsidR="007C4F9F" w:rsidRPr="00E34DDC" w:rsidRDefault="007C4F9F" w:rsidP="00EF5CA6">
            <w:pPr>
              <w:rPr>
                <w:rFonts w:cstheme="minorHAnsi"/>
                <w:sz w:val="20"/>
                <w:szCs w:val="20"/>
              </w:rPr>
            </w:pPr>
          </w:p>
        </w:tc>
        <w:tc>
          <w:tcPr>
            <w:tcW w:w="2083" w:type="dxa"/>
          </w:tcPr>
          <w:p w14:paraId="5E396D9D" w14:textId="77777777" w:rsidR="007C4F9F" w:rsidRPr="00E34DDC" w:rsidRDefault="007C4F9F" w:rsidP="00EF5CA6">
            <w:pPr>
              <w:rPr>
                <w:rFonts w:cstheme="minorHAnsi"/>
                <w:sz w:val="20"/>
                <w:szCs w:val="20"/>
              </w:rPr>
            </w:pPr>
          </w:p>
        </w:tc>
        <w:tc>
          <w:tcPr>
            <w:tcW w:w="2784" w:type="dxa"/>
          </w:tcPr>
          <w:p w14:paraId="5C2F0111" w14:textId="77777777" w:rsidR="007C4F9F" w:rsidRPr="00E34DDC" w:rsidRDefault="007C4F9F" w:rsidP="00EF5CA6">
            <w:pPr>
              <w:rPr>
                <w:rFonts w:cstheme="minorHAnsi"/>
                <w:sz w:val="20"/>
                <w:szCs w:val="20"/>
              </w:rPr>
            </w:pPr>
          </w:p>
        </w:tc>
        <w:tc>
          <w:tcPr>
            <w:tcW w:w="2622" w:type="dxa"/>
          </w:tcPr>
          <w:p w14:paraId="1248D719" w14:textId="77777777" w:rsidR="007C4F9F" w:rsidRPr="00E34DDC" w:rsidRDefault="007C4F9F" w:rsidP="00EF5CA6">
            <w:pPr>
              <w:rPr>
                <w:rFonts w:cstheme="minorHAnsi"/>
                <w:sz w:val="20"/>
                <w:szCs w:val="20"/>
              </w:rPr>
            </w:pPr>
          </w:p>
        </w:tc>
      </w:tr>
      <w:tr w:rsidR="007C4F9F" w:rsidRPr="00E34DDC" w14:paraId="1DB94120" w14:textId="77777777" w:rsidTr="00EF5CA6">
        <w:trPr>
          <w:trHeight w:val="2006"/>
        </w:trPr>
        <w:tc>
          <w:tcPr>
            <w:tcW w:w="979" w:type="dxa"/>
          </w:tcPr>
          <w:p w14:paraId="6EA279B6" w14:textId="77777777" w:rsidR="007C4F9F" w:rsidRPr="00E34DDC" w:rsidRDefault="007C4F9F" w:rsidP="00EF5CA6">
            <w:pPr>
              <w:rPr>
                <w:rFonts w:cstheme="minorHAnsi"/>
                <w:sz w:val="20"/>
                <w:szCs w:val="20"/>
              </w:rPr>
            </w:pPr>
          </w:p>
        </w:tc>
        <w:tc>
          <w:tcPr>
            <w:tcW w:w="906" w:type="dxa"/>
          </w:tcPr>
          <w:p w14:paraId="6A242104" w14:textId="77777777" w:rsidR="007C4F9F" w:rsidRPr="00E34DDC" w:rsidRDefault="007C4F9F" w:rsidP="00EF5CA6">
            <w:pPr>
              <w:rPr>
                <w:rFonts w:cstheme="minorHAnsi"/>
                <w:sz w:val="20"/>
                <w:szCs w:val="20"/>
              </w:rPr>
            </w:pPr>
          </w:p>
        </w:tc>
        <w:tc>
          <w:tcPr>
            <w:tcW w:w="1124" w:type="dxa"/>
          </w:tcPr>
          <w:p w14:paraId="071397DC" w14:textId="77777777" w:rsidR="007C4F9F" w:rsidRPr="00E34DDC" w:rsidRDefault="007C4F9F" w:rsidP="00EF5CA6">
            <w:pPr>
              <w:rPr>
                <w:rFonts w:cstheme="minorHAnsi"/>
                <w:sz w:val="20"/>
                <w:szCs w:val="20"/>
              </w:rPr>
            </w:pPr>
          </w:p>
        </w:tc>
        <w:tc>
          <w:tcPr>
            <w:tcW w:w="1340" w:type="dxa"/>
          </w:tcPr>
          <w:p w14:paraId="15B57AA3" w14:textId="77777777" w:rsidR="007C4F9F" w:rsidRPr="00E34DDC" w:rsidRDefault="007C4F9F" w:rsidP="00EF5CA6">
            <w:pPr>
              <w:rPr>
                <w:rFonts w:cstheme="minorHAnsi"/>
                <w:sz w:val="20"/>
                <w:szCs w:val="20"/>
              </w:rPr>
            </w:pPr>
          </w:p>
        </w:tc>
        <w:tc>
          <w:tcPr>
            <w:tcW w:w="2562" w:type="dxa"/>
          </w:tcPr>
          <w:p w14:paraId="6E2E7D07" w14:textId="77777777" w:rsidR="007C4F9F" w:rsidRPr="00E34DDC" w:rsidRDefault="007C4F9F" w:rsidP="00EF5CA6">
            <w:pPr>
              <w:rPr>
                <w:rFonts w:cstheme="minorHAnsi"/>
                <w:sz w:val="20"/>
                <w:szCs w:val="20"/>
              </w:rPr>
            </w:pPr>
          </w:p>
        </w:tc>
        <w:tc>
          <w:tcPr>
            <w:tcW w:w="2083" w:type="dxa"/>
          </w:tcPr>
          <w:p w14:paraId="087F7021" w14:textId="77777777" w:rsidR="007C4F9F" w:rsidRPr="00E34DDC" w:rsidRDefault="007C4F9F" w:rsidP="00EF5CA6">
            <w:pPr>
              <w:rPr>
                <w:rFonts w:cstheme="minorHAnsi"/>
                <w:sz w:val="20"/>
                <w:szCs w:val="20"/>
              </w:rPr>
            </w:pPr>
          </w:p>
        </w:tc>
        <w:tc>
          <w:tcPr>
            <w:tcW w:w="2784" w:type="dxa"/>
          </w:tcPr>
          <w:p w14:paraId="1BFD5BC3" w14:textId="77777777" w:rsidR="007C4F9F" w:rsidRPr="00E34DDC" w:rsidRDefault="007C4F9F" w:rsidP="00EF5CA6">
            <w:pPr>
              <w:rPr>
                <w:rFonts w:cstheme="minorHAnsi"/>
                <w:sz w:val="20"/>
                <w:szCs w:val="20"/>
              </w:rPr>
            </w:pPr>
          </w:p>
        </w:tc>
        <w:tc>
          <w:tcPr>
            <w:tcW w:w="2622" w:type="dxa"/>
          </w:tcPr>
          <w:p w14:paraId="61B5FD0A" w14:textId="77777777" w:rsidR="007C4F9F" w:rsidRPr="00E34DDC" w:rsidRDefault="007C4F9F" w:rsidP="00EF5CA6">
            <w:pPr>
              <w:shd w:val="clear" w:color="auto" w:fill="FFFFFF"/>
              <w:rPr>
                <w:rFonts w:cstheme="minorHAnsi"/>
                <w:sz w:val="20"/>
                <w:szCs w:val="20"/>
              </w:rPr>
            </w:pPr>
          </w:p>
        </w:tc>
      </w:tr>
      <w:tr w:rsidR="007C4F9F" w:rsidRPr="00E34DDC" w14:paraId="528A4133" w14:textId="77777777" w:rsidTr="00EF5CA6">
        <w:trPr>
          <w:trHeight w:val="2006"/>
        </w:trPr>
        <w:tc>
          <w:tcPr>
            <w:tcW w:w="979" w:type="dxa"/>
          </w:tcPr>
          <w:p w14:paraId="67042FF4" w14:textId="77777777" w:rsidR="007C4F9F" w:rsidRPr="00E34DDC" w:rsidRDefault="007C4F9F" w:rsidP="00EF5CA6">
            <w:pPr>
              <w:rPr>
                <w:rFonts w:cstheme="minorHAnsi"/>
                <w:sz w:val="20"/>
                <w:szCs w:val="20"/>
              </w:rPr>
            </w:pPr>
          </w:p>
        </w:tc>
        <w:tc>
          <w:tcPr>
            <w:tcW w:w="906" w:type="dxa"/>
          </w:tcPr>
          <w:p w14:paraId="26B0A0D9" w14:textId="77777777" w:rsidR="007C4F9F" w:rsidRPr="00E34DDC" w:rsidRDefault="007C4F9F" w:rsidP="00EF5CA6">
            <w:pPr>
              <w:rPr>
                <w:rFonts w:cstheme="minorHAnsi"/>
                <w:sz w:val="20"/>
                <w:szCs w:val="20"/>
              </w:rPr>
            </w:pPr>
          </w:p>
        </w:tc>
        <w:tc>
          <w:tcPr>
            <w:tcW w:w="1124" w:type="dxa"/>
          </w:tcPr>
          <w:p w14:paraId="61176C50" w14:textId="77777777" w:rsidR="007C4F9F" w:rsidRPr="00E34DDC" w:rsidRDefault="007C4F9F" w:rsidP="00EF5CA6">
            <w:pPr>
              <w:rPr>
                <w:rFonts w:cstheme="minorHAnsi"/>
                <w:sz w:val="20"/>
                <w:szCs w:val="20"/>
              </w:rPr>
            </w:pPr>
          </w:p>
        </w:tc>
        <w:tc>
          <w:tcPr>
            <w:tcW w:w="1340" w:type="dxa"/>
          </w:tcPr>
          <w:p w14:paraId="5AA31DD7" w14:textId="77777777" w:rsidR="007C4F9F" w:rsidRPr="00E34DDC" w:rsidRDefault="007C4F9F" w:rsidP="00EF5CA6">
            <w:pPr>
              <w:rPr>
                <w:rFonts w:cstheme="minorHAnsi"/>
                <w:sz w:val="20"/>
                <w:szCs w:val="20"/>
              </w:rPr>
            </w:pPr>
          </w:p>
        </w:tc>
        <w:tc>
          <w:tcPr>
            <w:tcW w:w="2562" w:type="dxa"/>
          </w:tcPr>
          <w:p w14:paraId="3EBCA6B5" w14:textId="77777777" w:rsidR="007C4F9F" w:rsidRPr="00E34DDC" w:rsidRDefault="007C4F9F" w:rsidP="00EF5CA6">
            <w:pPr>
              <w:rPr>
                <w:rFonts w:cstheme="minorHAnsi"/>
                <w:sz w:val="20"/>
                <w:szCs w:val="20"/>
              </w:rPr>
            </w:pPr>
          </w:p>
        </w:tc>
        <w:tc>
          <w:tcPr>
            <w:tcW w:w="2083" w:type="dxa"/>
          </w:tcPr>
          <w:p w14:paraId="66545348" w14:textId="77777777" w:rsidR="007C4F9F" w:rsidRPr="00E34DDC" w:rsidRDefault="007C4F9F" w:rsidP="00EF5CA6">
            <w:pPr>
              <w:rPr>
                <w:rFonts w:cstheme="minorHAnsi"/>
                <w:sz w:val="20"/>
                <w:szCs w:val="20"/>
              </w:rPr>
            </w:pPr>
          </w:p>
        </w:tc>
        <w:tc>
          <w:tcPr>
            <w:tcW w:w="2784" w:type="dxa"/>
          </w:tcPr>
          <w:p w14:paraId="4C0BCFB7" w14:textId="77777777" w:rsidR="007C4F9F" w:rsidRPr="00E34DDC" w:rsidRDefault="007C4F9F" w:rsidP="00EF5CA6">
            <w:pPr>
              <w:rPr>
                <w:rFonts w:cstheme="minorHAnsi"/>
                <w:sz w:val="20"/>
                <w:szCs w:val="20"/>
              </w:rPr>
            </w:pPr>
          </w:p>
        </w:tc>
        <w:tc>
          <w:tcPr>
            <w:tcW w:w="2622" w:type="dxa"/>
          </w:tcPr>
          <w:p w14:paraId="7C2C8228" w14:textId="77777777" w:rsidR="007C4F9F" w:rsidRPr="00E34DDC" w:rsidRDefault="007C4F9F" w:rsidP="00EF5CA6">
            <w:pPr>
              <w:shd w:val="clear" w:color="auto" w:fill="FFFFFF"/>
              <w:rPr>
                <w:rFonts w:cstheme="minorHAnsi"/>
                <w:sz w:val="20"/>
                <w:szCs w:val="20"/>
              </w:rPr>
            </w:pPr>
          </w:p>
        </w:tc>
      </w:tr>
    </w:tbl>
    <w:p w14:paraId="117F9311" w14:textId="77777777" w:rsidR="007C4F9F" w:rsidRPr="005C30CB" w:rsidRDefault="007C4F9F">
      <w:pPr>
        <w:rPr>
          <w:rFonts w:cstheme="minorHAnsi"/>
          <w:b/>
          <w:bCs/>
          <w:sz w:val="20"/>
          <w:szCs w:val="20"/>
        </w:rPr>
      </w:pPr>
    </w:p>
    <w:sectPr w:rsidR="007C4F9F" w:rsidRPr="005C30CB" w:rsidSect="00047E8C">
      <w:headerReference w:type="even" r:id="rId23"/>
      <w:headerReference w:type="default" r:id="rId24"/>
      <w:footerReference w:type="even" r:id="rId25"/>
      <w:footerReference w:type="default" r:id="rId26"/>
      <w:headerReference w:type="first" r:id="rId27"/>
      <w:footerReference w:type="first" r:id="rId28"/>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0AEC8" w14:textId="77777777" w:rsidR="004E5CCB" w:rsidRDefault="004E5CCB" w:rsidP="00C57889">
      <w:r>
        <w:separator/>
      </w:r>
    </w:p>
  </w:endnote>
  <w:endnote w:type="continuationSeparator" w:id="0">
    <w:p w14:paraId="29F20950" w14:textId="77777777" w:rsidR="004E5CCB" w:rsidRDefault="004E5CCB" w:rsidP="00C57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F061" w14:textId="77777777" w:rsidR="00E34DDC" w:rsidRDefault="00E34D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DDB3" w14:textId="77777777" w:rsidR="00E34DDC" w:rsidRDefault="00E34D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8823" w14:textId="77777777" w:rsidR="00E34DDC" w:rsidRDefault="00E34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232B1" w14:textId="77777777" w:rsidR="004E5CCB" w:rsidRDefault="004E5CCB" w:rsidP="00C57889">
      <w:r>
        <w:separator/>
      </w:r>
    </w:p>
  </w:footnote>
  <w:footnote w:type="continuationSeparator" w:id="0">
    <w:p w14:paraId="4FB1F42B" w14:textId="77777777" w:rsidR="004E5CCB" w:rsidRDefault="004E5CCB" w:rsidP="00C57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3FB3" w14:textId="77777777" w:rsidR="00E34DDC" w:rsidRDefault="00E34D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F730" w14:textId="77777777" w:rsidR="00C57889" w:rsidRDefault="00C57889">
    <w:pPr>
      <w:pStyle w:val="Header"/>
    </w:pPr>
    <w:r>
      <w:rPr>
        <w:noProof/>
      </w:rPr>
      <mc:AlternateContent>
        <mc:Choice Requires="wps">
          <w:drawing>
            <wp:anchor distT="0" distB="0" distL="114300" distR="114300" simplePos="0" relativeHeight="251659264" behindDoc="0" locked="0" layoutInCell="1" allowOverlap="1" wp14:anchorId="2379AEAD" wp14:editId="5C13E31D">
              <wp:simplePos x="0" y="0"/>
              <wp:positionH relativeFrom="page">
                <wp:align>center</wp:align>
              </wp:positionH>
              <mc:AlternateContent>
                <mc:Choice Requires="wp14">
                  <wp:positionV relativeFrom="page">
                    <wp14:pctPosVOffset>3000</wp14:pctPosVOffset>
                  </wp:positionV>
                </mc:Choice>
                <mc:Fallback>
                  <wp:positionV relativeFrom="page">
                    <wp:posOffset>233045</wp:posOffset>
                  </wp:positionV>
                </mc:Fallback>
              </mc:AlternateContent>
              <wp:extent cx="914400" cy="283464"/>
              <wp:effectExtent l="0" t="0" r="9525" b="0"/>
              <wp:wrapNone/>
              <wp:docPr id="47" name="Rectangle 47"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6195EA" w14:textId="56257709" w:rsidR="00C57889" w:rsidRDefault="00000000">
                          <w:pPr>
                            <w:pStyle w:val="NoSpacing"/>
                            <w:jc w:val="center"/>
                            <w:rPr>
                              <w:b/>
                              <w:caps/>
                              <w:spacing w:val="20"/>
                              <w:sz w:val="28"/>
                              <w:szCs w:val="28"/>
                            </w:rPr>
                          </w:pPr>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r w:rsidR="00E34DDC">
                                <w:rPr>
                                  <w:b/>
                                  <w:caps/>
                                  <w:spacing w:val="20"/>
                                  <w:sz w:val="28"/>
                                  <w:szCs w:val="28"/>
                                </w:rPr>
                                <w:t>Research Log</w:t>
                              </w:r>
                            </w:sdtContent>
                          </w:sdt>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2379AEAD" id="Rectangle 47"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" fillcolor="#44546a [3215]" stroked="f" strokeweight="1pt">
              <v:textbox inset=",0,,0">
                <w:txbxContent>
                  <w:p w14:paraId="3C6195EA" w14:textId="56257709" w:rsidR="00C57889" w:rsidRDefault="00000000">
                    <w:pPr>
                      <w:pStyle w:val="NoSpacing"/>
                      <w:jc w:val="center"/>
                      <w:rPr>
                        <w:b/>
                        <w:caps/>
                        <w:spacing w:val="20"/>
                        <w:sz w:val="28"/>
                        <w:szCs w:val="28"/>
                      </w:rPr>
                    </w:pPr>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r w:rsidR="00E34DDC">
                          <w:rPr>
                            <w:b/>
                            <w:caps/>
                            <w:spacing w:val="20"/>
                            <w:sz w:val="28"/>
                            <w:szCs w:val="28"/>
                          </w:rPr>
                          <w:t>Research Log</w:t>
                        </w:r>
                      </w:sdtContent>
                    </w:sdt>
                  </w:p>
                </w:txbxContent>
              </v:textbox>
              <w10:wrap anchorx="page" anchory="page"/>
            </v:rect>
          </w:pict>
        </mc:Fallback>
      </mc:AlternateContent>
    </w:r>
  </w:p>
  <w:p w14:paraId="47A645F2" w14:textId="77777777" w:rsidR="00C57889" w:rsidRDefault="00C578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FF9A" w14:textId="77777777" w:rsidR="00E34DDC" w:rsidRDefault="00E34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8666B"/>
    <w:multiLevelType w:val="multilevel"/>
    <w:tmpl w:val="BB0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B6053"/>
    <w:multiLevelType w:val="multilevel"/>
    <w:tmpl w:val="591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14782">
    <w:abstractNumId w:val="0"/>
  </w:num>
  <w:num w:numId="2" w16cid:durableId="1011883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vin Simpson">
    <w15:presenceInfo w15:providerId="AD" w15:userId="S::gavinms@byu.edu::5048af48-5dc5-427e-b91f-e79fe7d51d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E8C"/>
    <w:rsid w:val="000217AF"/>
    <w:rsid w:val="00024867"/>
    <w:rsid w:val="00031035"/>
    <w:rsid w:val="00042A4A"/>
    <w:rsid w:val="00047E8C"/>
    <w:rsid w:val="00071621"/>
    <w:rsid w:val="0008382A"/>
    <w:rsid w:val="00090311"/>
    <w:rsid w:val="000969F9"/>
    <w:rsid w:val="000B4E46"/>
    <w:rsid w:val="000C130A"/>
    <w:rsid w:val="000E2D6E"/>
    <w:rsid w:val="00112CBC"/>
    <w:rsid w:val="00115C01"/>
    <w:rsid w:val="0019565F"/>
    <w:rsid w:val="00197211"/>
    <w:rsid w:val="001A2E66"/>
    <w:rsid w:val="001A6E4B"/>
    <w:rsid w:val="001B06E6"/>
    <w:rsid w:val="001B7DFD"/>
    <w:rsid w:val="001C0A67"/>
    <w:rsid w:val="001D51D7"/>
    <w:rsid w:val="001E1CEF"/>
    <w:rsid w:val="001F4E8E"/>
    <w:rsid w:val="001F53AF"/>
    <w:rsid w:val="00202605"/>
    <w:rsid w:val="00237176"/>
    <w:rsid w:val="00262E3F"/>
    <w:rsid w:val="002774AF"/>
    <w:rsid w:val="00287AB8"/>
    <w:rsid w:val="002A7832"/>
    <w:rsid w:val="002B7B9A"/>
    <w:rsid w:val="002C629F"/>
    <w:rsid w:val="0030098B"/>
    <w:rsid w:val="003237DE"/>
    <w:rsid w:val="00357D2F"/>
    <w:rsid w:val="0036779B"/>
    <w:rsid w:val="00373C87"/>
    <w:rsid w:val="00380188"/>
    <w:rsid w:val="003F18DD"/>
    <w:rsid w:val="0040534E"/>
    <w:rsid w:val="00407BC1"/>
    <w:rsid w:val="00451F62"/>
    <w:rsid w:val="004520AD"/>
    <w:rsid w:val="0045772F"/>
    <w:rsid w:val="00463374"/>
    <w:rsid w:val="00482893"/>
    <w:rsid w:val="004A0836"/>
    <w:rsid w:val="004B362F"/>
    <w:rsid w:val="004D17E9"/>
    <w:rsid w:val="004E5CCB"/>
    <w:rsid w:val="004F36AD"/>
    <w:rsid w:val="00523FE0"/>
    <w:rsid w:val="00530132"/>
    <w:rsid w:val="00536C00"/>
    <w:rsid w:val="00540AC7"/>
    <w:rsid w:val="0056060F"/>
    <w:rsid w:val="00565496"/>
    <w:rsid w:val="0057627C"/>
    <w:rsid w:val="00577D67"/>
    <w:rsid w:val="00582645"/>
    <w:rsid w:val="0058548C"/>
    <w:rsid w:val="005A241A"/>
    <w:rsid w:val="005A53B0"/>
    <w:rsid w:val="005B1B3C"/>
    <w:rsid w:val="005C30CB"/>
    <w:rsid w:val="005F072E"/>
    <w:rsid w:val="00631EBE"/>
    <w:rsid w:val="00633613"/>
    <w:rsid w:val="00677FA5"/>
    <w:rsid w:val="00682703"/>
    <w:rsid w:val="00687594"/>
    <w:rsid w:val="0069349E"/>
    <w:rsid w:val="00696DAA"/>
    <w:rsid w:val="006B27CE"/>
    <w:rsid w:val="006D0785"/>
    <w:rsid w:val="006F7E80"/>
    <w:rsid w:val="0070507D"/>
    <w:rsid w:val="007216E1"/>
    <w:rsid w:val="00735A5F"/>
    <w:rsid w:val="007546B7"/>
    <w:rsid w:val="00755167"/>
    <w:rsid w:val="00767813"/>
    <w:rsid w:val="00767C6D"/>
    <w:rsid w:val="0078530A"/>
    <w:rsid w:val="007931B9"/>
    <w:rsid w:val="00794767"/>
    <w:rsid w:val="007A5415"/>
    <w:rsid w:val="007B6B68"/>
    <w:rsid w:val="007C12C1"/>
    <w:rsid w:val="007C32E7"/>
    <w:rsid w:val="007C35A3"/>
    <w:rsid w:val="007C4F9F"/>
    <w:rsid w:val="007E1E8F"/>
    <w:rsid w:val="00800B71"/>
    <w:rsid w:val="008073EF"/>
    <w:rsid w:val="008427D9"/>
    <w:rsid w:val="00861BD6"/>
    <w:rsid w:val="0087279B"/>
    <w:rsid w:val="008A1A9A"/>
    <w:rsid w:val="008C6C3A"/>
    <w:rsid w:val="008E0544"/>
    <w:rsid w:val="008E133A"/>
    <w:rsid w:val="008E3DB2"/>
    <w:rsid w:val="008F4BEC"/>
    <w:rsid w:val="00916C3C"/>
    <w:rsid w:val="00923390"/>
    <w:rsid w:val="00934C48"/>
    <w:rsid w:val="009539A7"/>
    <w:rsid w:val="009A319C"/>
    <w:rsid w:val="009A38A9"/>
    <w:rsid w:val="009A4679"/>
    <w:rsid w:val="009A7F62"/>
    <w:rsid w:val="009C1A54"/>
    <w:rsid w:val="009C4952"/>
    <w:rsid w:val="009C5F3C"/>
    <w:rsid w:val="009D6159"/>
    <w:rsid w:val="009F4A3F"/>
    <w:rsid w:val="00A03FE3"/>
    <w:rsid w:val="00A22115"/>
    <w:rsid w:val="00A25FE7"/>
    <w:rsid w:val="00A3071E"/>
    <w:rsid w:val="00A52636"/>
    <w:rsid w:val="00A55071"/>
    <w:rsid w:val="00A858AF"/>
    <w:rsid w:val="00A954B9"/>
    <w:rsid w:val="00AB06F1"/>
    <w:rsid w:val="00AC63C3"/>
    <w:rsid w:val="00AD235E"/>
    <w:rsid w:val="00AE244E"/>
    <w:rsid w:val="00AF4BD7"/>
    <w:rsid w:val="00AF5651"/>
    <w:rsid w:val="00B02EAF"/>
    <w:rsid w:val="00B106F4"/>
    <w:rsid w:val="00B2242E"/>
    <w:rsid w:val="00B247FC"/>
    <w:rsid w:val="00B27780"/>
    <w:rsid w:val="00B323C0"/>
    <w:rsid w:val="00B411B7"/>
    <w:rsid w:val="00B46E2E"/>
    <w:rsid w:val="00B605EF"/>
    <w:rsid w:val="00B62BD6"/>
    <w:rsid w:val="00B66697"/>
    <w:rsid w:val="00B75A40"/>
    <w:rsid w:val="00B810BD"/>
    <w:rsid w:val="00B97023"/>
    <w:rsid w:val="00B97652"/>
    <w:rsid w:val="00BC43BE"/>
    <w:rsid w:val="00BD54F1"/>
    <w:rsid w:val="00BE6DBC"/>
    <w:rsid w:val="00BF2DE5"/>
    <w:rsid w:val="00C128AA"/>
    <w:rsid w:val="00C16AE3"/>
    <w:rsid w:val="00C268EC"/>
    <w:rsid w:val="00C27D44"/>
    <w:rsid w:val="00C510D3"/>
    <w:rsid w:val="00C53237"/>
    <w:rsid w:val="00C56014"/>
    <w:rsid w:val="00C57889"/>
    <w:rsid w:val="00C908D2"/>
    <w:rsid w:val="00C9192D"/>
    <w:rsid w:val="00C97C45"/>
    <w:rsid w:val="00CB0393"/>
    <w:rsid w:val="00CB1D6F"/>
    <w:rsid w:val="00CB7907"/>
    <w:rsid w:val="00CC5857"/>
    <w:rsid w:val="00CC6B41"/>
    <w:rsid w:val="00CE1B0B"/>
    <w:rsid w:val="00CF2862"/>
    <w:rsid w:val="00D078D2"/>
    <w:rsid w:val="00D17702"/>
    <w:rsid w:val="00D30199"/>
    <w:rsid w:val="00D33629"/>
    <w:rsid w:val="00D5203E"/>
    <w:rsid w:val="00D67C54"/>
    <w:rsid w:val="00D9398E"/>
    <w:rsid w:val="00DA6F15"/>
    <w:rsid w:val="00DB5E72"/>
    <w:rsid w:val="00DC5288"/>
    <w:rsid w:val="00DE4770"/>
    <w:rsid w:val="00DF4CE5"/>
    <w:rsid w:val="00E033FD"/>
    <w:rsid w:val="00E06DD8"/>
    <w:rsid w:val="00E34DDC"/>
    <w:rsid w:val="00E74EA5"/>
    <w:rsid w:val="00E773F0"/>
    <w:rsid w:val="00EA17F6"/>
    <w:rsid w:val="00EB31AE"/>
    <w:rsid w:val="00EB3CF5"/>
    <w:rsid w:val="00ED481C"/>
    <w:rsid w:val="00EE1291"/>
    <w:rsid w:val="00F0587B"/>
    <w:rsid w:val="00F14276"/>
    <w:rsid w:val="00F31D7E"/>
    <w:rsid w:val="00F40769"/>
    <w:rsid w:val="00F700C0"/>
    <w:rsid w:val="00F773EB"/>
    <w:rsid w:val="00F87674"/>
    <w:rsid w:val="00FB032C"/>
    <w:rsid w:val="00FD3F32"/>
    <w:rsid w:val="00FF4D79"/>
    <w:rsid w:val="118FE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97A8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97C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7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22115"/>
    <w:rPr>
      <w:sz w:val="18"/>
      <w:szCs w:val="18"/>
    </w:rPr>
  </w:style>
  <w:style w:type="paragraph" w:styleId="CommentText">
    <w:name w:val="annotation text"/>
    <w:basedOn w:val="Normal"/>
    <w:link w:val="CommentTextChar"/>
    <w:uiPriority w:val="99"/>
    <w:semiHidden/>
    <w:unhideWhenUsed/>
    <w:rsid w:val="00A22115"/>
  </w:style>
  <w:style w:type="character" w:customStyle="1" w:styleId="CommentTextChar">
    <w:name w:val="Comment Text Char"/>
    <w:basedOn w:val="DefaultParagraphFont"/>
    <w:link w:val="CommentText"/>
    <w:uiPriority w:val="99"/>
    <w:semiHidden/>
    <w:rsid w:val="00A22115"/>
  </w:style>
  <w:style w:type="paragraph" w:styleId="CommentSubject">
    <w:name w:val="annotation subject"/>
    <w:basedOn w:val="CommentText"/>
    <w:next w:val="CommentText"/>
    <w:link w:val="CommentSubjectChar"/>
    <w:uiPriority w:val="99"/>
    <w:semiHidden/>
    <w:unhideWhenUsed/>
    <w:rsid w:val="00A22115"/>
    <w:rPr>
      <w:b/>
      <w:bCs/>
      <w:sz w:val="20"/>
      <w:szCs w:val="20"/>
    </w:rPr>
  </w:style>
  <w:style w:type="character" w:customStyle="1" w:styleId="CommentSubjectChar">
    <w:name w:val="Comment Subject Char"/>
    <w:basedOn w:val="CommentTextChar"/>
    <w:link w:val="CommentSubject"/>
    <w:uiPriority w:val="99"/>
    <w:semiHidden/>
    <w:rsid w:val="00A22115"/>
    <w:rPr>
      <w:b/>
      <w:bCs/>
      <w:sz w:val="20"/>
      <w:szCs w:val="20"/>
    </w:rPr>
  </w:style>
  <w:style w:type="paragraph" w:styleId="BalloonText">
    <w:name w:val="Balloon Text"/>
    <w:basedOn w:val="Normal"/>
    <w:link w:val="BalloonTextChar"/>
    <w:uiPriority w:val="99"/>
    <w:semiHidden/>
    <w:unhideWhenUsed/>
    <w:rsid w:val="00A2211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22115"/>
    <w:rPr>
      <w:rFonts w:ascii="Times New Roman" w:hAnsi="Times New Roman" w:cs="Times New Roman"/>
      <w:sz w:val="18"/>
      <w:szCs w:val="18"/>
    </w:rPr>
  </w:style>
  <w:style w:type="character" w:styleId="Hyperlink">
    <w:name w:val="Hyperlink"/>
    <w:basedOn w:val="DefaultParagraphFont"/>
    <w:uiPriority w:val="99"/>
    <w:unhideWhenUsed/>
    <w:rsid w:val="005A53B0"/>
    <w:rPr>
      <w:color w:val="0563C1" w:themeColor="hyperlink"/>
      <w:u w:val="single"/>
    </w:rPr>
  </w:style>
  <w:style w:type="paragraph" w:styleId="ListParagraph">
    <w:name w:val="List Paragraph"/>
    <w:basedOn w:val="Normal"/>
    <w:uiPriority w:val="34"/>
    <w:qFormat/>
    <w:rsid w:val="009C1A54"/>
    <w:pPr>
      <w:ind w:left="720"/>
      <w:contextualSpacing/>
    </w:pPr>
  </w:style>
  <w:style w:type="character" w:styleId="FollowedHyperlink">
    <w:name w:val="FollowedHyperlink"/>
    <w:basedOn w:val="DefaultParagraphFont"/>
    <w:uiPriority w:val="99"/>
    <w:semiHidden/>
    <w:unhideWhenUsed/>
    <w:rsid w:val="00B75A40"/>
    <w:rPr>
      <w:color w:val="954F72" w:themeColor="followedHyperlink"/>
      <w:u w:val="single"/>
    </w:rPr>
  </w:style>
  <w:style w:type="paragraph" w:styleId="Header">
    <w:name w:val="header"/>
    <w:basedOn w:val="Normal"/>
    <w:link w:val="HeaderChar"/>
    <w:uiPriority w:val="99"/>
    <w:unhideWhenUsed/>
    <w:rsid w:val="00C57889"/>
    <w:pPr>
      <w:tabs>
        <w:tab w:val="center" w:pos="4680"/>
        <w:tab w:val="right" w:pos="9360"/>
      </w:tabs>
    </w:pPr>
  </w:style>
  <w:style w:type="character" w:customStyle="1" w:styleId="HeaderChar">
    <w:name w:val="Header Char"/>
    <w:basedOn w:val="DefaultParagraphFont"/>
    <w:link w:val="Header"/>
    <w:uiPriority w:val="99"/>
    <w:rsid w:val="00C57889"/>
  </w:style>
  <w:style w:type="paragraph" w:styleId="Footer">
    <w:name w:val="footer"/>
    <w:basedOn w:val="Normal"/>
    <w:link w:val="FooterChar"/>
    <w:uiPriority w:val="99"/>
    <w:unhideWhenUsed/>
    <w:rsid w:val="00C57889"/>
    <w:pPr>
      <w:tabs>
        <w:tab w:val="center" w:pos="4680"/>
        <w:tab w:val="right" w:pos="9360"/>
      </w:tabs>
    </w:pPr>
  </w:style>
  <w:style w:type="character" w:customStyle="1" w:styleId="FooterChar">
    <w:name w:val="Footer Char"/>
    <w:basedOn w:val="DefaultParagraphFont"/>
    <w:link w:val="Footer"/>
    <w:uiPriority w:val="99"/>
    <w:rsid w:val="00C57889"/>
  </w:style>
  <w:style w:type="paragraph" w:styleId="NoSpacing">
    <w:name w:val="No Spacing"/>
    <w:uiPriority w:val="1"/>
    <w:qFormat/>
    <w:rsid w:val="00C57889"/>
    <w:rPr>
      <w:rFonts w:eastAsiaTheme="minorEastAsia"/>
      <w:sz w:val="22"/>
      <w:szCs w:val="22"/>
      <w:lang w:eastAsia="zh-CN"/>
    </w:rPr>
  </w:style>
  <w:style w:type="character" w:styleId="UnresolvedMention">
    <w:name w:val="Unresolved Mention"/>
    <w:basedOn w:val="DefaultParagraphFont"/>
    <w:uiPriority w:val="99"/>
    <w:rsid w:val="00DB5E72"/>
    <w:rPr>
      <w:color w:val="605E5C"/>
      <w:shd w:val="clear" w:color="auto" w:fill="E1DFDD"/>
    </w:rPr>
  </w:style>
  <w:style w:type="paragraph" w:styleId="Revision">
    <w:name w:val="Revision"/>
    <w:hidden/>
    <w:uiPriority w:val="99"/>
    <w:semiHidden/>
    <w:rsid w:val="00AE2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2850">
      <w:bodyDiv w:val="1"/>
      <w:marLeft w:val="0"/>
      <w:marRight w:val="0"/>
      <w:marTop w:val="0"/>
      <w:marBottom w:val="0"/>
      <w:divBdr>
        <w:top w:val="none" w:sz="0" w:space="0" w:color="auto"/>
        <w:left w:val="none" w:sz="0" w:space="0" w:color="auto"/>
        <w:bottom w:val="none" w:sz="0" w:space="0" w:color="auto"/>
        <w:right w:val="none" w:sz="0" w:space="0" w:color="auto"/>
      </w:divBdr>
    </w:div>
    <w:div w:id="1022393030">
      <w:bodyDiv w:val="1"/>
      <w:marLeft w:val="0"/>
      <w:marRight w:val="0"/>
      <w:marTop w:val="0"/>
      <w:marBottom w:val="0"/>
      <w:divBdr>
        <w:top w:val="none" w:sz="0" w:space="0" w:color="auto"/>
        <w:left w:val="none" w:sz="0" w:space="0" w:color="auto"/>
        <w:bottom w:val="none" w:sz="0" w:space="0" w:color="auto"/>
        <w:right w:val="none" w:sz="0" w:space="0" w:color="auto"/>
      </w:divBdr>
    </w:div>
    <w:div w:id="1081025600">
      <w:bodyDiv w:val="1"/>
      <w:marLeft w:val="0"/>
      <w:marRight w:val="0"/>
      <w:marTop w:val="0"/>
      <w:marBottom w:val="0"/>
      <w:divBdr>
        <w:top w:val="none" w:sz="0" w:space="0" w:color="auto"/>
        <w:left w:val="none" w:sz="0" w:space="0" w:color="auto"/>
        <w:bottom w:val="none" w:sz="0" w:space="0" w:color="auto"/>
        <w:right w:val="none" w:sz="0" w:space="0" w:color="auto"/>
      </w:divBdr>
      <w:divsChild>
        <w:div w:id="534079760">
          <w:marLeft w:val="0"/>
          <w:marRight w:val="0"/>
          <w:marTop w:val="0"/>
          <w:marBottom w:val="0"/>
          <w:divBdr>
            <w:top w:val="none" w:sz="0" w:space="0" w:color="auto"/>
            <w:left w:val="none" w:sz="0" w:space="0" w:color="auto"/>
            <w:bottom w:val="none" w:sz="0" w:space="0" w:color="auto"/>
            <w:right w:val="none" w:sz="0" w:space="0" w:color="auto"/>
          </w:divBdr>
          <w:divsChild>
            <w:div w:id="1737707373">
              <w:marLeft w:val="0"/>
              <w:marRight w:val="0"/>
              <w:marTop w:val="0"/>
              <w:marBottom w:val="0"/>
              <w:divBdr>
                <w:top w:val="none" w:sz="0" w:space="0" w:color="auto"/>
                <w:left w:val="none" w:sz="0" w:space="0" w:color="auto"/>
                <w:bottom w:val="none" w:sz="0" w:space="0" w:color="auto"/>
                <w:right w:val="none" w:sz="0" w:space="0" w:color="auto"/>
              </w:divBdr>
            </w:div>
          </w:divsChild>
        </w:div>
        <w:div w:id="1183664702">
          <w:marLeft w:val="0"/>
          <w:marRight w:val="0"/>
          <w:marTop w:val="180"/>
          <w:marBottom w:val="0"/>
          <w:divBdr>
            <w:top w:val="none" w:sz="0" w:space="0" w:color="auto"/>
            <w:left w:val="none" w:sz="0" w:space="0" w:color="auto"/>
            <w:bottom w:val="none" w:sz="0" w:space="0" w:color="auto"/>
            <w:right w:val="none" w:sz="0" w:space="0" w:color="auto"/>
          </w:divBdr>
          <w:divsChild>
            <w:div w:id="6269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5596">
      <w:bodyDiv w:val="1"/>
      <w:marLeft w:val="0"/>
      <w:marRight w:val="0"/>
      <w:marTop w:val="0"/>
      <w:marBottom w:val="0"/>
      <w:divBdr>
        <w:top w:val="none" w:sz="0" w:space="0" w:color="auto"/>
        <w:left w:val="none" w:sz="0" w:space="0" w:color="auto"/>
        <w:bottom w:val="none" w:sz="0" w:space="0" w:color="auto"/>
        <w:right w:val="none" w:sz="0" w:space="0" w:color="auto"/>
      </w:divBdr>
    </w:div>
    <w:div w:id="15187373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milysearch.org/en/wiki/Utah,_United_States_Genealogy" TargetMode="External"/><Relationship Id="rId13" Type="http://schemas.openxmlformats.org/officeDocument/2006/relationships/hyperlink" Target="https://en.wikipedia.org/wiki/Delta,_Utah" TargetMode="External"/><Relationship Id="rId18" Type="http://schemas.openxmlformats.org/officeDocument/2006/relationships/hyperlink" Target="http://www.davidrumsey.com"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loc.gov/resource/g4344pm.g088791917/?sp=1&amp;r=-0.72,-0.018,2.441,0.883,0" TargetMode="External"/><Relationship Id="rId7" Type="http://schemas.openxmlformats.org/officeDocument/2006/relationships/endnotes" Target="endnotes.xml"/><Relationship Id="rId12" Type="http://schemas.openxmlformats.org/officeDocument/2006/relationships/hyperlink" Target="https://en.wikipedia.org/wiki/Panguitch,_Utah" TargetMode="External"/><Relationship Id="rId17" Type="http://schemas.openxmlformats.org/officeDocument/2006/relationships/hyperlink" Target="https://www.familysearch.org/en/wiki/Utah_Emigration_and_Immigratio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familysearch.org/en/wiki/Utah_Census" TargetMode="External"/><Relationship Id="rId20" Type="http://schemas.openxmlformats.org/officeDocument/2006/relationships/hyperlink" Target="http://www.lib.utexas.edu/map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Kanosh,_Utah"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usgenwebsites.org/UTGenWeb/Garfield/"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familysearch.org/en/wiki/Millard_County,_Utah_Genealogy" TargetMode="External"/><Relationship Id="rId19" Type="http://schemas.openxmlformats.org/officeDocument/2006/relationships/hyperlink" Target="http://www.loc.gov/map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familysearch.org/en/wiki/Garfield_County,_Utah_Genealogy" TargetMode="External"/><Relationship Id="rId14" Type="http://schemas.openxmlformats.org/officeDocument/2006/relationships/hyperlink" Target="https://www.familysearch.org/en/wiki/Utah_Bible_Records" TargetMode="External"/><Relationship Id="rId22" Type="http://schemas.openxmlformats.org/officeDocument/2006/relationships/hyperlink" Target="https://panguitchutah.gov/historic-tour/" TargetMode="External"/><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D8C26-F7C4-41EC-9DF1-793C39FF1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2056</TotalTime>
  <Pages>7</Pages>
  <Words>2597</Words>
  <Characters>14809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Research Log</vt:lpstr>
    </vt:vector>
  </TitlesOfParts>
  <Company/>
  <LinksUpToDate>false</LinksUpToDate>
  <CharactersWithSpaces>17372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Log</dc:title>
  <dc:subject/>
  <dc:creator>Amy Harris</dc:creator>
  <cp:keywords/>
  <dc:description/>
  <cp:lastModifiedBy>Gavin Simpson</cp:lastModifiedBy>
  <cp:revision>11</cp:revision>
  <cp:lastPrinted>2017-11-18T21:03:00Z</cp:lastPrinted>
  <dcterms:created xsi:type="dcterms:W3CDTF">2026-09-15T17:35:00Z</dcterms:created>
  <dcterms:modified xsi:type="dcterms:W3CDTF">2026-09-26T19:42:00Z</dcterms:modified>
</cp:coreProperties>
</file>